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Ferreiro</w:t>
      </w:r>
    </w:p>
    <w:p w14:paraId="5B3E78DE" w14:textId="77777777" w:rsidR="00582902" w:rsidRPr="00826E83" w:rsidRDefault="00000000" w:rsidP="00582902">
      <w:pPr>
        <w:jc w:val="center"/>
        <w:rPr>
          <w:lang w:val="en-US"/>
        </w:rPr>
      </w:pPr>
      <w:r>
        <w:fldChar w:fldCharType="begin"/>
      </w:r>
      <w:r w:rsidRPr="00F2449B">
        <w:rPr>
          <w:lang w:val="en-US"/>
          <w:rPrChange w:id="0" w:author="Catarina Brancoi" w:date="2022-07-19T13:40:00Z">
            <w:rPr/>
          </w:rPrChange>
        </w:rPr>
        <w:instrText xml:space="preserve"> HYPERLINK "mailto:david.ferreiro.garcia@uvigo.es" </w:instrText>
      </w:r>
      <w:r>
        <w:fldChar w:fldCharType="separate"/>
      </w:r>
      <w:r w:rsidR="00582902" w:rsidRPr="00826E83">
        <w:rPr>
          <w:rStyle w:val="Hyperlink"/>
          <w:lang w:val="en-US"/>
        </w:rPr>
        <w:t>david.ferreiro.garcia@uvigo.es</w:t>
      </w:r>
      <w:r>
        <w:rPr>
          <w:rStyle w:val="Hyperlink"/>
          <w:lang w:val="en-US"/>
        </w:rPr>
        <w:fldChar w:fldCharType="end"/>
      </w:r>
      <w:r w:rsidR="00582902" w:rsidRPr="00826E83">
        <w:rPr>
          <w:lang w:val="en-US"/>
        </w:rPr>
        <w:t xml:space="preserve"> – </w:t>
      </w:r>
      <w:r>
        <w:fldChar w:fldCharType="begin"/>
      </w:r>
      <w:r w:rsidRPr="00F2449B">
        <w:rPr>
          <w:lang w:val="en-US"/>
          <w:rPrChange w:id="1" w:author="Catarina Brancoi" w:date="2022-07-19T13:40:00Z">
            <w:rPr/>
          </w:rPrChange>
        </w:rPr>
        <w:instrText xml:space="preserve"> HYPERLINK "mailto:ferreirogarciadavid@gmail.com" </w:instrText>
      </w:r>
      <w:r>
        <w:fldChar w:fldCharType="separate"/>
      </w:r>
      <w:r w:rsidR="00582902" w:rsidRPr="008C38C2">
        <w:rPr>
          <w:rStyle w:val="Hyperlink"/>
          <w:lang w:val="en-US"/>
        </w:rPr>
        <w:t>ferreirogarciadavid@gmail.com</w:t>
      </w:r>
      <w:r>
        <w:rPr>
          <w:rStyle w:val="Hyperlink"/>
          <w:lang w:val="en-US"/>
        </w:rPr>
        <w:fldChar w:fldCharType="end"/>
      </w:r>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8">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2" w:name="_Toc93652007" w:displacedByCustomXml="next"/>
    <w:sdt>
      <w:sdtPr>
        <w:rPr>
          <w:b/>
        </w:rPr>
        <w:id w:val="-2063463594"/>
        <w:docPartObj>
          <w:docPartGallery w:val="Table of Contents"/>
          <w:docPartUnique/>
        </w:docPartObj>
      </w:sdtPr>
      <w:sdtEndPr>
        <w:rPr>
          <w:b w:val="0"/>
          <w:bCs/>
          <w:noProof/>
        </w:rPr>
      </w:sdtEndPr>
      <w:sdtContent>
        <w:bookmarkEnd w:id="2" w:displacedByCustomXml="prev"/>
        <w:p w14:paraId="127EB46B" w14:textId="77777777" w:rsidR="00AC5678" w:rsidRPr="00AC5678" w:rsidRDefault="00582902" w:rsidP="00AC5678">
          <w:pPr>
            <w:jc w:val="center"/>
            <w:rPr>
              <w:noProof/>
            </w:rPr>
          </w:pPr>
          <w:r w:rsidRPr="00AC5678">
            <w:rPr>
              <w:b/>
              <w:sz w:val="40"/>
              <w:szCs w:val="32"/>
              <w:lang w:val="es-ES"/>
            </w:rPr>
            <w:t>Contents</w:t>
          </w:r>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00000">
          <w:pPr>
            <w:pStyle w:val="TOC1"/>
            <w:tabs>
              <w:tab w:val="right" w:leader="dot" w:pos="8488"/>
            </w:tabs>
            <w:rPr>
              <w:rFonts w:eastAsiaTheme="minorEastAsia" w:cs="Times New Roman"/>
              <w:b w:val="0"/>
              <w:bCs w:val="0"/>
              <w:i w:val="0"/>
              <w:iCs w:val="0"/>
              <w:noProof/>
              <w:lang w:val="es-ES"/>
            </w:rPr>
          </w:pPr>
          <w:hyperlink w:anchor="_Toc105763142" w:history="1">
            <w:r w:rsidR="00AC5678" w:rsidRPr="00AC5678">
              <w:rPr>
                <w:rStyle w:val="Hyperlink"/>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00000">
          <w:pPr>
            <w:pStyle w:val="TOC1"/>
            <w:tabs>
              <w:tab w:val="right" w:leader="dot" w:pos="8488"/>
            </w:tabs>
            <w:rPr>
              <w:rFonts w:eastAsiaTheme="minorEastAsia" w:cs="Times New Roman"/>
              <w:b w:val="0"/>
              <w:bCs w:val="0"/>
              <w:i w:val="0"/>
              <w:iCs w:val="0"/>
              <w:noProof/>
              <w:lang w:val="es-ES"/>
            </w:rPr>
          </w:pPr>
          <w:hyperlink w:anchor="_Toc105763143" w:history="1">
            <w:r w:rsidR="00AC5678" w:rsidRPr="00AC5678">
              <w:rPr>
                <w:rStyle w:val="Hyperlink"/>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yperlink"/>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yperlink"/>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yperlink"/>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yperlink"/>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yperlink"/>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yperlink"/>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yperlink"/>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yperlink"/>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yperlink"/>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yperlink"/>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yperlink"/>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yperlink"/>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yperlink"/>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yperlink"/>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yperlink"/>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yperlink"/>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yperlink"/>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00000">
          <w:pPr>
            <w:pStyle w:val="TO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yperlink"/>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yperlink"/>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yperlink"/>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yperlink"/>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yperlink"/>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yperlink"/>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yperlink"/>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yperlink"/>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yperlink"/>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yperlink"/>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i/>
                <w:iCs/>
                <w:noProof/>
                <w:lang w:val="en-GB"/>
              </w:rPr>
              <w:t>ProtModel</w:t>
            </w:r>
            <w:r w:rsidR="00AC5678" w:rsidRPr="00AC5678">
              <w:rPr>
                <w:rStyle w:val="Hyperlink"/>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00000">
          <w:pPr>
            <w:pStyle w:val="TO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yperlink"/>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yperlink"/>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yperlink"/>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00000">
          <w:pPr>
            <w:pStyle w:val="TO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yperlink"/>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yperlink"/>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Heading1"/>
        <w:rPr>
          <w:lang w:val="en-US"/>
        </w:rPr>
      </w:pPr>
      <w:bookmarkStart w:id="3" w:name="_Toc105763142"/>
      <w:r w:rsidRPr="001A172F">
        <w:rPr>
          <w:lang w:val="en-US"/>
        </w:rPr>
        <w:lastRenderedPageBreak/>
        <w:t>Disclaimer</w:t>
      </w:r>
      <w:bookmarkEnd w:id="3"/>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Heading1"/>
        <w:rPr>
          <w:lang w:val="en-GB"/>
        </w:rPr>
      </w:pPr>
      <w:bookmarkStart w:id="4" w:name="_Toc105763143"/>
      <w:r>
        <w:rPr>
          <w:lang w:val="en-GB"/>
        </w:rPr>
        <w:t>Credits</w:t>
      </w:r>
      <w:bookmarkEnd w:id="4"/>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Heading1"/>
        <w:numPr>
          <w:ilvl w:val="0"/>
          <w:numId w:val="8"/>
        </w:numPr>
        <w:rPr>
          <w:lang w:val="en-GB"/>
        </w:rPr>
      </w:pPr>
      <w:bookmarkStart w:id="5" w:name="_Toc105763144"/>
      <w:r>
        <w:rPr>
          <w:lang w:val="en-GB"/>
        </w:rPr>
        <w:t>Purpose</w:t>
      </w:r>
      <w:bookmarkEnd w:id="5"/>
    </w:p>
    <w:p w14:paraId="41BB326A" w14:textId="5C147763"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w:t>
      </w:r>
      <w:r w:rsidR="006B7D03">
        <w:rPr>
          <w:lang w:val="en-GB"/>
        </w:rPr>
        <w:t>with</w:t>
      </w:r>
      <w:r w:rsidRPr="007A4194">
        <w:rPr>
          <w:lang w:val="en-GB"/>
        </w:rPr>
        <w:t xml:space="preserve">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w:t>
      </w:r>
      <w:del w:id="6" w:author="Catarina Brancoi" w:date="2022-07-19T13:40:00Z">
        <w:r w:rsidDel="00F2449B">
          <w:rPr>
            <w:lang w:val="en-GB"/>
          </w:rPr>
          <w:delText xml:space="preserve">be </w:delText>
        </w:r>
      </w:del>
      <w:r>
        <w:rPr>
          <w:lang w:val="en-GB"/>
        </w:rPr>
        <w:t xml:space="preserve">run either on Linux OS or Mac OSX and it </w:t>
      </w:r>
      <w:r w:rsidRPr="007A4194">
        <w:rPr>
          <w:lang w:val="en-GB"/>
        </w:rPr>
        <w:t>is freely available from</w:t>
      </w:r>
      <w:r>
        <w:rPr>
          <w:lang w:val="en-GB"/>
        </w:rPr>
        <w:t xml:space="preserve"> </w:t>
      </w:r>
      <w:r>
        <w:fldChar w:fldCharType="begin"/>
      </w:r>
      <w:r w:rsidRPr="00F2449B">
        <w:rPr>
          <w:lang w:val="en-US"/>
          <w:rPrChange w:id="7" w:author="Catarina Brancoi" w:date="2022-07-19T13:40:00Z">
            <w:rPr/>
          </w:rPrChange>
        </w:rPr>
        <w:instrText xml:space="preserve"> HYPERLINK "https://github.com/DavidFerreiro/ProtModel" </w:instrText>
      </w:r>
      <w:r>
        <w:fldChar w:fldCharType="separate"/>
      </w:r>
      <w:r w:rsidRPr="008C38C2">
        <w:rPr>
          <w:rStyle w:val="Hyperlink"/>
          <w:lang w:val="en-GB"/>
        </w:rPr>
        <w:t>https://github.com/DavidFerreiro/ProtModel</w:t>
      </w:r>
      <w:r>
        <w:rPr>
          <w:rStyle w:val="Hyperlink"/>
          <w:lang w:val="en-GB"/>
        </w:rPr>
        <w:fldChar w:fldCharType="end"/>
      </w:r>
      <w:r>
        <w:rPr>
          <w:u w:val="single"/>
          <w:lang w:val="en-GB"/>
        </w:rPr>
        <w:t>.</w:t>
      </w:r>
    </w:p>
    <w:p w14:paraId="4589DB8F" w14:textId="65B0CE01"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ins w:id="8" w:author="Catarina Brancoi" w:date="2022-07-19T13:40:00Z">
        <w:r w:rsidR="00F2449B">
          <w:rPr>
            <w:lang w:val="en-GB"/>
          </w:rPr>
          <w:t xml:space="preserve">for a </w:t>
        </w:r>
      </w:ins>
      <w:del w:id="9" w:author="Catarina Brancoi" w:date="2022-07-19T13:40:00Z">
        <w:r w:rsidDel="00F2449B">
          <w:rPr>
            <w:lang w:val="en-GB"/>
          </w:rPr>
          <w:delText xml:space="preserve">of </w:delText>
        </w:r>
      </w:del>
      <w:r>
        <w:rPr>
          <w:lang w:val="en-GB"/>
        </w:rPr>
        <w:t>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B7D03">
        <w:rPr>
          <w:lang w:val="en-GB"/>
        </w:rPr>
        <w:t xml:space="preserve">Also, there is </w:t>
      </w:r>
      <w:r w:rsidR="006362EB">
        <w:rPr>
          <w:lang w:val="en-GB"/>
        </w:rPr>
        <w:t xml:space="preserve">a </w:t>
      </w:r>
      <w:r w:rsidRPr="005F69EC">
        <w:rPr>
          <w:lang w:val="en-GB"/>
        </w:rPr>
        <w:t xml:space="preserve">graphical user interface (GUI) </w:t>
      </w:r>
      <w:r>
        <w:rPr>
          <w:i/>
          <w:lang w:val="en-GB"/>
        </w:rPr>
        <w:t>ProtModel_GUI</w:t>
      </w:r>
      <w:r w:rsidRPr="005F69EC">
        <w:rPr>
          <w:lang w:val="en-GB"/>
        </w:rPr>
        <w:t xml:space="preserve"> </w:t>
      </w:r>
      <w:r w:rsidR="006B7D03">
        <w:rPr>
          <w:lang w:val="en-GB"/>
        </w:rPr>
        <w:t xml:space="preserve">available,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r w:rsidR="00A25BC9">
        <w:rPr>
          <w:i/>
          <w:iCs/>
          <w:lang w:val="en-GB"/>
        </w:rPr>
        <w:t>ProtModel_Cluster</w:t>
      </w:r>
      <w:r w:rsidR="00A25BC9">
        <w:rPr>
          <w:lang w:val="en-GB"/>
        </w:rPr>
        <w:t>)</w:t>
      </w:r>
      <w:r w:rsidR="00DA4709">
        <w:rPr>
          <w:lang w:val="en-GB"/>
        </w:rPr>
        <w:t xml:space="preserve"> to save computer time</w:t>
      </w:r>
      <w:r w:rsidR="006B7D03">
        <w:rPr>
          <w:lang w:val="en-GB"/>
        </w:rPr>
        <w:t xml:space="preserve"> and resources</w:t>
      </w:r>
      <w:r w:rsidR="006362EB">
        <w:rPr>
          <w:lang w:val="en-GB"/>
        </w:rPr>
        <w:t>.</w:t>
      </w:r>
    </w:p>
    <w:p w14:paraId="4FF58D7F" w14:textId="54552080"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r w:rsidRPr="00495715">
        <w:rPr>
          <w:i/>
          <w:lang w:val="en-GB"/>
        </w:rPr>
        <w:t>ProteinEvolverProtABC</w:t>
      </w:r>
      <w:r w:rsidRPr="007A4194">
        <w:rPr>
          <w:lang w:val="en-GB"/>
        </w:rPr>
        <w:t xml:space="preserve">, </w:t>
      </w:r>
      <w:r w:rsidR="006B7D03">
        <w:rPr>
          <w:lang w:val="en-GB"/>
        </w:rPr>
        <w:t>a</w:t>
      </w:r>
      <w:r w:rsidRPr="007A4194">
        <w:rPr>
          <w:lang w:val="en-GB"/>
        </w:rPr>
        <w:t xml:space="preserve"> version of the simulator </w:t>
      </w:r>
      <w:r>
        <w:rPr>
          <w:i/>
          <w:lang w:val="en-GB"/>
        </w:rPr>
        <w:t>ProteinEvolver</w:t>
      </w:r>
      <w:r>
        <w:rPr>
          <w:lang w:val="en-GB"/>
        </w:rPr>
        <w:t xml:space="preserve"> (</w:t>
      </w:r>
      <w:r>
        <w:fldChar w:fldCharType="begin"/>
      </w:r>
      <w:r w:rsidRPr="00F2449B">
        <w:rPr>
          <w:lang w:val="en-US"/>
          <w:rPrChange w:id="10" w:author="Catarina Brancoi" w:date="2022-07-19T13:40:00Z">
            <w:rPr/>
          </w:rPrChange>
        </w:rPr>
        <w:instrText xml:space="preserve"> HYPERLINK "https://github.com/MiguelArenas/proteinevolver" </w:instrText>
      </w:r>
      <w:r>
        <w:fldChar w:fldCharType="separate"/>
      </w:r>
      <w:r w:rsidRPr="00AA5829">
        <w:rPr>
          <w:rStyle w:val="Hyperlink"/>
          <w:lang w:val="en-GB"/>
        </w:rPr>
        <w:t>https://github.com/MiguelArenas/proteinevolver</w:t>
      </w:r>
      <w:r>
        <w:rPr>
          <w:rStyle w:val="Hyperlink"/>
          <w:lang w:val="en-GB"/>
        </w:rPr>
        <w:fldChar w:fldCharType="end"/>
      </w:r>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sidR="006B7D03">
        <w:rPr>
          <w:lang w:val="en-US"/>
        </w:rPr>
        <w:t xml:space="preserve">adapted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sidR="006B7D03">
        <w:rPr>
          <w:lang w:val="en-GB"/>
        </w:rPr>
        <w:t xml:space="preserve"> (SS)</w:t>
      </w:r>
      <w:r>
        <w:rPr>
          <w:lang w:val="en-GB"/>
        </w:rPr>
        <w:t xml:space="preserve">. </w:t>
      </w:r>
      <w:r w:rsidR="006B7D03">
        <w:rPr>
          <w:lang w:val="en-GB"/>
        </w:rPr>
        <w:t xml:space="preserve">In general, they either explore </w:t>
      </w:r>
      <w:r>
        <w:rPr>
          <w:lang w:val="en-GB"/>
        </w:rPr>
        <w:t xml:space="preserve">the stability of the individual sequences of the alignment </w:t>
      </w:r>
      <w:r w:rsidR="006B7D03">
        <w:rPr>
          <w:lang w:val="en-GB"/>
        </w:rPr>
        <w:t>or</w:t>
      </w:r>
      <w:r>
        <w:rPr>
          <w:lang w:val="en-GB"/>
        </w:rPr>
        <w:t xml:space="preserve">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w:t>
      </w:r>
      <w:r w:rsidR="006B7D03">
        <w:rPr>
          <w:lang w:val="en-GB"/>
        </w:rPr>
        <w:t xml:space="preserve">This </w:t>
      </w:r>
      <w:r w:rsidR="00721D3B">
        <w:rPr>
          <w:lang w:val="en-GB"/>
        </w:rPr>
        <w:t xml:space="preserve">is highly recommended </w:t>
      </w:r>
      <w:r w:rsidR="006B7D03">
        <w:rPr>
          <w:lang w:val="en-GB"/>
        </w:rPr>
        <w:t>because</w:t>
      </w:r>
      <w:r w:rsidR="00721D3B">
        <w:rPr>
          <w:lang w:val="en-GB"/>
        </w:rPr>
        <w:t xml:space="preserve">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6B7D03">
        <w:rPr>
          <w:lang w:val="en-GB"/>
        </w:rPr>
        <w:t>that</w:t>
      </w:r>
      <w:r w:rsidR="00A83F52">
        <w:rPr>
          <w:lang w:val="en-GB"/>
        </w:rPr>
        <w:t xml:space="preserve">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6B7D03">
        <w:rPr>
          <w:lang w:val="en-GB"/>
        </w:rPr>
        <w:t>its</w:t>
      </w:r>
      <w:r w:rsidR="00721D3B">
        <w:rPr>
          <w:lang w:val="en-GB"/>
        </w:rPr>
        <w:t xml:space="preserve"> calculation </w:t>
      </w:r>
      <w:del w:id="11" w:author="Catarina Brancoi" w:date="2022-07-19T13:41:00Z">
        <w:r w:rsidDel="00F2449B">
          <w:rPr>
            <w:lang w:val="en-GB"/>
          </w:rPr>
          <w:delText xml:space="preserve">take </w:delText>
        </w:r>
      </w:del>
      <w:ins w:id="12" w:author="Catarina Brancoi" w:date="2022-07-19T13:41:00Z">
        <w:r w:rsidR="00F2449B">
          <w:rPr>
            <w:lang w:val="en-GB"/>
          </w:rPr>
          <w:t xml:space="preserve">require </w:t>
        </w:r>
      </w:ins>
      <w:r>
        <w:rPr>
          <w:lang w:val="en-GB"/>
        </w:rPr>
        <w:t>a long time.</w:t>
      </w:r>
    </w:p>
    <w:p w14:paraId="417811DD" w14:textId="0A07F525"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6B7D03">
        <w:rPr>
          <w:lang w:val="en-GB"/>
        </w:rPr>
        <w:t>(</w:t>
      </w:r>
      <w:r w:rsidR="006B7D03" w:rsidRPr="006B7D03">
        <w:rPr>
          <w:i/>
          <w:iCs/>
          <w:lang w:val="en-GB"/>
        </w:rPr>
        <w:t>i</w:t>
      </w:r>
      <w:r w:rsidR="006B7D03">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w:t>
      </w:r>
      <w:r w:rsidR="006B7D03">
        <w:rPr>
          <w:lang w:val="en-GB"/>
        </w:rPr>
        <w:t xml:space="preserve">which </w:t>
      </w:r>
      <w:r w:rsidR="00942BD7">
        <w:rPr>
          <w:lang w:val="en-GB"/>
        </w:rPr>
        <w:t>use</w:t>
      </w:r>
      <w:ins w:id="13" w:author="Catarina Brancoi" w:date="2022-07-19T13:42:00Z">
        <w:r w:rsidR="00F2449B">
          <w:rPr>
            <w:lang w:val="en-GB"/>
          </w:rPr>
          <w:t>s</w:t>
        </w:r>
      </w:ins>
      <w:r w:rsidR="00942BD7">
        <w:rPr>
          <w:lang w:val="en-GB"/>
        </w:rPr>
        <w:t xml:space="preserve"> </w:t>
      </w:r>
      <w:r w:rsidR="00942BD7" w:rsidRPr="00C40868">
        <w:rPr>
          <w:lang w:val="en-GB"/>
        </w:rPr>
        <w:t xml:space="preserve">the proportion of accepted simulations </w:t>
      </w:r>
      <w:r w:rsidR="00942BD7">
        <w:rPr>
          <w:lang w:val="en-GB"/>
        </w:rPr>
        <w:t xml:space="preserve">to estimate </w:t>
      </w:r>
      <w:r w:rsidR="005064C0">
        <w:rPr>
          <w:lang w:val="en-GB"/>
        </w:rPr>
        <w:t>the posterior probabilities of the model(s)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5064C0">
        <w:rPr>
          <w:lang w:val="en-GB"/>
        </w:rPr>
        <w:t>, (</w:t>
      </w:r>
      <w:r w:rsidR="005064C0" w:rsidRPr="006B7D03">
        <w:rPr>
          <w:i/>
          <w:iCs/>
          <w:lang w:val="en-GB"/>
        </w:rPr>
        <w:t>i</w:t>
      </w:r>
      <w:r w:rsidR="005064C0">
        <w:rPr>
          <w:i/>
          <w:iCs/>
          <w:lang w:val="en-GB"/>
        </w:rPr>
        <w:t>i</w:t>
      </w:r>
      <w:r w:rsidR="005064C0">
        <w:rPr>
          <w:lang w:val="en-GB"/>
        </w:rPr>
        <w:t xml:space="preserve">) </w:t>
      </w:r>
      <w:r w:rsidR="00942BD7">
        <w:rPr>
          <w:lang w:val="en-GB"/>
        </w:rPr>
        <w:t xml:space="preserve"> </w:t>
      </w:r>
      <w:r w:rsidR="005064C0">
        <w:rPr>
          <w:lang w:val="en-GB"/>
        </w:rPr>
        <w:t>the</w:t>
      </w:r>
      <w:r w:rsidR="00942BD7">
        <w:rPr>
          <w:lang w:val="en-GB"/>
        </w:rPr>
        <w:t xml:space="preserve"> </w:t>
      </w:r>
      <w:r w:rsidR="00942BD7" w:rsidRPr="00C40868">
        <w:rPr>
          <w:lang w:val="en-GB"/>
        </w:rPr>
        <w:t>"</w:t>
      </w:r>
      <w:r w:rsidR="00942BD7" w:rsidRPr="00133807">
        <w:rPr>
          <w:i/>
          <w:iCs/>
          <w:lang w:val="en-GB"/>
        </w:rPr>
        <w:t>mnlogistic</w:t>
      </w:r>
      <w:r w:rsidR="00942BD7" w:rsidRPr="00C40868">
        <w:rPr>
          <w:lang w:val="en-GB"/>
        </w:rPr>
        <w:t>"</w:t>
      </w:r>
      <w:r w:rsidR="005064C0">
        <w:rPr>
          <w:lang w:val="en-GB"/>
        </w:rPr>
        <w:t>,</w:t>
      </w:r>
      <w:r w:rsidR="00942BD7" w:rsidRPr="00C40868">
        <w:rPr>
          <w:lang w:val="en-GB"/>
        </w:rPr>
        <w:t xml:space="preserve"> </w:t>
      </w:r>
      <w:r w:rsidR="005064C0">
        <w:rPr>
          <w:lang w:val="en-GB"/>
        </w:rPr>
        <w:t xml:space="preserve">in which </w:t>
      </w:r>
      <w:r w:rsidR="00942BD7" w:rsidRPr="00C40868">
        <w:rPr>
          <w:lang w:val="en-GB"/>
        </w:rPr>
        <w:t xml:space="preserve">the posterior model probabilities are estimated using a multinomial logistic regression </w:t>
      </w:r>
      <w:r w:rsidR="00942BD7">
        <w:rPr>
          <w:lang w:val="en-GB"/>
        </w:rPr>
        <w:t>and</w:t>
      </w:r>
      <w:r w:rsidR="005064C0">
        <w:rPr>
          <w:lang w:val="en-GB"/>
        </w:rPr>
        <w:t>, (</w:t>
      </w:r>
      <w:r w:rsidR="005064C0" w:rsidRPr="006B7D03">
        <w:rPr>
          <w:i/>
          <w:iCs/>
          <w:lang w:val="en-GB"/>
        </w:rPr>
        <w:t>i</w:t>
      </w:r>
      <w:r w:rsidR="005064C0">
        <w:rPr>
          <w:i/>
          <w:iCs/>
          <w:lang w:val="en-GB"/>
        </w:rPr>
        <w:t>ii</w:t>
      </w:r>
      <w:r w:rsidR="005064C0">
        <w:rPr>
          <w:lang w:val="en-GB"/>
        </w:rPr>
        <w:t xml:space="preserve">) </w:t>
      </w:r>
      <w:r w:rsidR="00942BD7">
        <w:rPr>
          <w:lang w:val="en-GB"/>
        </w:rPr>
        <w:t xml:space="preserve"> using </w:t>
      </w:r>
      <w:r w:rsidR="00942BD7" w:rsidRPr="00C40868">
        <w:rPr>
          <w:lang w:val="en-GB"/>
        </w:rPr>
        <w:t>"</w:t>
      </w:r>
      <w:r w:rsidR="00942BD7" w:rsidRPr="00133807">
        <w:rPr>
          <w:i/>
          <w:iCs/>
          <w:lang w:val="en-GB"/>
        </w:rPr>
        <w:t>neuralnet</w:t>
      </w:r>
      <w:r w:rsidR="00942BD7" w:rsidRPr="00C40868">
        <w:rPr>
          <w:lang w:val="en-GB"/>
        </w:rPr>
        <w:t>",</w:t>
      </w:r>
      <w:r w:rsidR="005064C0">
        <w:rPr>
          <w:lang w:val="en-GB"/>
        </w:rPr>
        <w:t xml:space="preserve"> which uses</w:t>
      </w:r>
      <w:r w:rsidR="00942BD7" w:rsidRPr="00C40868">
        <w:rPr>
          <w:lang w:val="en-GB"/>
        </w:rPr>
        <w:t xml:space="preserve"> neural networks to predict the probabilities of models based on the observed </w:t>
      </w:r>
      <w:ins w:id="14" w:author="Catarina Brancoi" w:date="2022-07-19T13:42:00Z">
        <w:r w:rsidR="00F2449B">
          <w:rPr>
            <w:lang w:val="en-GB"/>
          </w:rPr>
          <w:t>SS</w:t>
        </w:r>
        <w:r w:rsidR="00F2449B" w:rsidRPr="00C40868" w:rsidDel="00F2449B">
          <w:rPr>
            <w:lang w:val="en-GB"/>
          </w:rPr>
          <w:t xml:space="preserve"> </w:t>
        </w:r>
      </w:ins>
      <w:del w:id="15" w:author="Catarina Brancoi" w:date="2022-07-19T13:42:00Z">
        <w:r w:rsidR="00942BD7" w:rsidRPr="00C40868" w:rsidDel="00F2449B">
          <w:rPr>
            <w:lang w:val="en-GB"/>
          </w:rPr>
          <w:delText>statistics</w:delText>
        </w:r>
        <w:r w:rsidR="00721D3B" w:rsidDel="00F2449B">
          <w:rPr>
            <w:lang w:val="en-GB"/>
          </w:rPr>
          <w:delText xml:space="preserve"> </w:delText>
        </w:r>
      </w:del>
      <w:r w:rsidR="00721D3B">
        <w:rPr>
          <w:lang w:val="en-GB"/>
        </w:rPr>
        <w:fldChar w:fldCharType="begin"/>
      </w:r>
      <w:r w:rsidR="005064C0">
        <w:rPr>
          <w:lang w:val="en-GB"/>
        </w:rPr>
        <w:instrText xml:space="preserve"> ADDIN ZOTERO_ITEM CSL_CITATION {"citationID":"GzYs1uYU","properties":{"formattedCitation":"(Beaumont, 2010; Csill\\uc0\\u233{}ry et\\uc0\\u160{}al.,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5064C0" w:rsidRPr="005064C0">
        <w:rPr>
          <w:lang w:val="en-US"/>
        </w:rPr>
        <w:t>(Beaumont, 2010; 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number of simulations to retain (tolerance of the rejection algorithm)</w:t>
      </w:r>
      <w:r w:rsidR="00A83F52">
        <w:rPr>
          <w:lang w:val="en-GB"/>
        </w:rPr>
        <w:t>, the number of iterations</w:t>
      </w:r>
      <w:r w:rsidR="00582902" w:rsidRPr="003811FA">
        <w:rPr>
          <w:lang w:val="en-GB"/>
        </w:rPr>
        <w:t xml:space="preserve"> and which </w:t>
      </w:r>
      <w:r w:rsidR="005064C0">
        <w:rPr>
          <w:lang w:val="en-GB"/>
        </w:rPr>
        <w:t>SS</w:t>
      </w:r>
      <w:r w:rsidR="00582902" w:rsidRPr="003811FA">
        <w:rPr>
          <w:lang w:val="en-GB"/>
        </w:rPr>
        <w:t xml:space="preserve"> to use. </w:t>
      </w:r>
      <w:r w:rsidR="00582902" w:rsidRPr="00672080">
        <w:rPr>
          <w:i/>
          <w:iCs/>
          <w:lang w:val="en-GB"/>
        </w:rPr>
        <w:t>ProtModel</w:t>
      </w:r>
      <w:r w:rsidR="00582902" w:rsidRPr="003811FA">
        <w:rPr>
          <w:lang w:val="en-GB"/>
        </w:rPr>
        <w:t xml:space="preserve"> </w:t>
      </w:r>
      <w:r w:rsidR="00582902" w:rsidRPr="003811FA">
        <w:rPr>
          <w:lang w:val="en-GB"/>
        </w:rPr>
        <w:lastRenderedPageBreak/>
        <w:t>provides also several diagnostic plots to assess qualitatively how well the model fit</w:t>
      </w:r>
      <w:del w:id="16" w:author="Catarina Brancoi" w:date="2022-07-19T13:43:00Z">
        <w:r w:rsidR="00582902" w:rsidRPr="003811FA" w:rsidDel="00F2449B">
          <w:rPr>
            <w:lang w:val="en-GB"/>
          </w:rPr>
          <w:delText>ted</w:delText>
        </w:r>
      </w:del>
      <w:r w:rsidR="00582902" w:rsidRPr="003811FA">
        <w:rPr>
          <w:lang w:val="en-GB"/>
        </w:rPr>
        <w:t xml:space="preserve"> the data, namely:</w:t>
      </w:r>
      <w:r w:rsidR="00F40B96">
        <w:rPr>
          <w:lang w:val="en-GB"/>
        </w:rPr>
        <w:t xml:space="preserve"> boxplots</w:t>
      </w:r>
      <w:r w:rsidR="00F40B96" w:rsidRPr="003811FA">
        <w:rPr>
          <w:lang w:val="en-GB"/>
        </w:rPr>
        <w:t xml:space="preserve"> of </w:t>
      </w:r>
      <w:r w:rsidR="005064C0">
        <w:rPr>
          <w:lang w:val="en-GB"/>
        </w:rPr>
        <w:t>the SS</w:t>
      </w:r>
      <w:r w:rsidR="00F40B96" w:rsidRPr="003811FA">
        <w:rPr>
          <w:lang w:val="en-GB"/>
        </w:rPr>
        <w:t xml:space="preserve"> </w:t>
      </w:r>
      <w:r w:rsidR="005064C0">
        <w:rPr>
          <w:lang w:val="en-GB"/>
        </w:rPr>
        <w:t xml:space="preserve">calculated </w:t>
      </w:r>
      <w:r w:rsidR="00F40B96">
        <w:rPr>
          <w:lang w:val="en-GB"/>
        </w:rPr>
        <w:t xml:space="preserve">for each </w:t>
      </w:r>
      <w:r w:rsidR="005064C0">
        <w:rPr>
          <w:lang w:val="en-GB"/>
        </w:rPr>
        <w:t xml:space="preserve">investigated </w:t>
      </w:r>
      <w:r w:rsidR="00F40B96">
        <w:rPr>
          <w:lang w:val="en-GB"/>
        </w:rPr>
        <w:t xml:space="preserve">model; </w:t>
      </w:r>
      <w:r w:rsidR="000A28A2">
        <w:rPr>
          <w:lang w:val="en-GB"/>
        </w:rPr>
        <w:t>bar plot of</w:t>
      </w:r>
      <w:r w:rsidR="00F40B96" w:rsidRPr="00975539">
        <w:rPr>
          <w:lang w:val="en-GB"/>
        </w:rPr>
        <w:t xml:space="preserve"> the me</w:t>
      </w:r>
      <w:r w:rsidR="000B0BE3">
        <w:rPr>
          <w:lang w:val="en-GB"/>
        </w:rPr>
        <w:t>dian</w:t>
      </w:r>
      <w:r w:rsidR="00F40B96" w:rsidRPr="00975539">
        <w:rPr>
          <w:lang w:val="en-GB"/>
        </w:rPr>
        <w:t xml:space="preserve"> distance between </w:t>
      </w:r>
      <w:r w:rsidR="005064C0">
        <w:rPr>
          <w:lang w:val="en-GB"/>
        </w:rPr>
        <w:t xml:space="preserve">the </w:t>
      </w:r>
      <w:r w:rsidR="000A28A2">
        <w:rPr>
          <w:lang w:val="en-GB"/>
        </w:rPr>
        <w:t xml:space="preserve">simulations </w:t>
      </w:r>
      <w:r w:rsidR="00F40B96" w:rsidRPr="003811FA">
        <w:rPr>
          <w:lang w:val="en-GB"/>
        </w:rPr>
        <w:t>retained</w:t>
      </w:r>
      <w:r w:rsidR="000A28A2">
        <w:rPr>
          <w:lang w:val="en-GB"/>
        </w:rPr>
        <w:t xml:space="preserve"> SS values</w:t>
      </w:r>
      <w:r w:rsidR="00F40B96" w:rsidRPr="003811FA">
        <w:rPr>
          <w:lang w:val="en-GB"/>
        </w:rPr>
        <w:t xml:space="preserve"> </w:t>
      </w:r>
      <w:r w:rsidR="005064C0">
        <w:rPr>
          <w:lang w:val="en-GB"/>
        </w:rPr>
        <w:t xml:space="preserve">and the observed </w:t>
      </w:r>
      <w:r w:rsidR="00F40B96">
        <w:rPr>
          <w:lang w:val="en-GB"/>
        </w:rPr>
        <w:t xml:space="preserve">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w:t>
      </w:r>
      <w:r w:rsidR="005064C0">
        <w:rPr>
          <w:lang w:val="en-GB"/>
        </w:rPr>
        <w:t>SS</w:t>
      </w:r>
      <w:r w:rsidR="00F40B96">
        <w:rPr>
          <w:lang w:val="en-GB"/>
        </w:rPr>
        <w:t xml:space="preserve"> of the retained simulations</w:t>
      </w:r>
      <w:r w:rsidR="004014CB">
        <w:rPr>
          <w:lang w:val="en-GB"/>
        </w:rPr>
        <w:t xml:space="preserve"> for each model</w:t>
      </w:r>
      <w:r w:rsidR="00F40B96">
        <w:rPr>
          <w:lang w:val="en-GB"/>
        </w:rPr>
        <w:t xml:space="preserve">; scatterplots of the </w:t>
      </w:r>
      <w:r w:rsidR="005064C0">
        <w:rPr>
          <w:lang w:val="en-GB"/>
        </w:rPr>
        <w:t>SS</w:t>
      </w:r>
      <w:r w:rsidR="00F40B96">
        <w:rPr>
          <w:lang w:val="en-GB"/>
        </w:rPr>
        <w:t xml:space="preserve"> and </w:t>
      </w:r>
      <w:r w:rsidR="004014CB">
        <w:rPr>
          <w:lang w:val="en-GB"/>
        </w:rPr>
        <w:t>the prior distribution for each model</w:t>
      </w:r>
      <w:r w:rsidR="00F40B96">
        <w:rPr>
          <w:lang w:val="en-GB"/>
        </w:rPr>
        <w:t xml:space="preserve">; and a plot of the two principal components from the </w:t>
      </w:r>
      <w:r w:rsidR="005064C0">
        <w:rPr>
          <w:lang w:val="en-GB"/>
        </w:rPr>
        <w:t>SS calculated</w:t>
      </w:r>
      <w:r w:rsidR="00F40B96">
        <w:rPr>
          <w:lang w:val="en-GB"/>
        </w:rPr>
        <w:t xml:space="preserve"> </w:t>
      </w:r>
      <w:r w:rsidR="005064C0">
        <w:rPr>
          <w:lang w:val="en-GB"/>
        </w:rPr>
        <w:t>from</w:t>
      </w:r>
      <w:r w:rsidR="00F40B96">
        <w:rPr>
          <w:lang w:val="en-GB"/>
        </w:rPr>
        <w:t xml:space="preserve"> simulations. In all the plots</w:t>
      </w:r>
      <w:ins w:id="17" w:author="Catarina Brancoi" w:date="2022-07-19T13:43:00Z">
        <w:r w:rsidR="00F2449B">
          <w:rPr>
            <w:lang w:val="en-GB"/>
          </w:rPr>
          <w:t>,</w:t>
        </w:r>
      </w:ins>
      <w:r w:rsidR="00F40B96">
        <w:rPr>
          <w:lang w:val="en-GB"/>
        </w:rPr>
        <w:t xml:space="preserve">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t>
      </w:r>
      <w:del w:id="18" w:author="Catarina Brancoi" w:date="2022-07-19T13:43:00Z">
        <w:r w:rsidR="00A83F52" w:rsidDel="00F2449B">
          <w:rPr>
            <w:lang w:val="en-GB"/>
          </w:rPr>
          <w:delText xml:space="preserve">with </w:delText>
        </w:r>
      </w:del>
      <w:ins w:id="19" w:author="Catarina Brancoi" w:date="2022-07-19T13:43:00Z">
        <w:r w:rsidR="00F2449B">
          <w:rPr>
            <w:lang w:val="en-GB"/>
          </w:rPr>
          <w:t xml:space="preserve">by </w:t>
        </w:r>
      </w:ins>
      <w:r w:rsidR="00A83F52">
        <w:rPr>
          <w:lang w:val="en-GB"/>
        </w:rPr>
        <w:t>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Heading2"/>
        <w:numPr>
          <w:ilvl w:val="1"/>
          <w:numId w:val="5"/>
        </w:numPr>
        <w:rPr>
          <w:lang w:val="en-GB"/>
        </w:rPr>
      </w:pPr>
      <w:bookmarkStart w:id="20" w:name="_Toc105763145"/>
      <w:r w:rsidRPr="00D6219F">
        <w:rPr>
          <w:lang w:val="en-GB"/>
        </w:rPr>
        <w:t>Models</w:t>
      </w:r>
      <w:bookmarkEnd w:id="20"/>
    </w:p>
    <w:p w14:paraId="5E03C0D8" w14:textId="38CB5B21"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Dayhoff</w:t>
      </w:r>
      <w:r w:rsidR="00A25BC9">
        <w:rPr>
          <w:lang w:val="en-GB"/>
        </w:rPr>
        <w:t xml:space="preserve"> </w:t>
      </w:r>
      <w:r w:rsidR="005064C0">
        <w:rPr>
          <w:lang w:val="en-GB"/>
        </w:rPr>
        <w:fldChar w:fldCharType="begin"/>
      </w:r>
      <w:r w:rsidR="005064C0">
        <w:rPr>
          <w:lang w:val="en-GB"/>
        </w:rPr>
        <w:instrText xml:space="preserve"> ADDIN ZOTERO_ITEM CSL_CITATION {"citationID":"DmMDPcA1","properties":{"formattedCitation":"(Dayhoff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5064C0">
        <w:rPr>
          <w:lang w:val="en-GB"/>
        </w:rPr>
        <w:fldChar w:fldCharType="separate"/>
      </w:r>
      <w:r w:rsidR="005064C0" w:rsidRPr="005064C0">
        <w:rPr>
          <w:lang w:val="en-US"/>
        </w:rPr>
        <w:t>(Dayhoff et al., 1978)</w:t>
      </w:r>
      <w:r w:rsidR="005064C0">
        <w:rPr>
          <w:lang w:val="en-GB"/>
        </w:rPr>
        <w:fldChar w:fldCharType="end"/>
      </w:r>
      <w:r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F2449B">
        <w:rPr>
          <w:lang w:val="en-US"/>
          <w:rPrChange w:id="21" w:author="Catarina Brancoi" w:date="2022-07-19T13:40:00Z">
            <w:rPr>
              <w:lang w:val="es-ES"/>
            </w:rPr>
          </w:rPrChange>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2449B">
        <w:rPr>
          <w:lang w:val="en-US"/>
          <w:rPrChange w:id="22" w:author="Catarina Brancoi" w:date="2022-07-19T13:40:00Z">
            <w:rPr>
              <w:lang w:val="es-ES"/>
            </w:rPr>
          </w:rPrChange>
        </w:rPr>
        <w:t>(Nickle et al., 2007)</w:t>
      </w:r>
      <w:r w:rsidR="00A25BC9">
        <w:rPr>
          <w:lang w:val="en-GB"/>
        </w:rPr>
        <w:fldChar w:fldCharType="end"/>
      </w:r>
      <w:r w:rsidRPr="00F2449B">
        <w:rPr>
          <w:lang w:val="en-US"/>
          <w:rPrChange w:id="23" w:author="Catarina Brancoi" w:date="2022-07-19T13:40:00Z">
            <w:rPr>
              <w:lang w:val="es-ES"/>
            </w:rPr>
          </w:rPrChange>
        </w:rPr>
        <w:t>, HIVw</w:t>
      </w:r>
      <w:r w:rsidR="00A25BC9" w:rsidRPr="00F2449B">
        <w:rPr>
          <w:lang w:val="en-US"/>
          <w:rPrChange w:id="24" w:author="Catarina Brancoi" w:date="2022-07-19T13:40:00Z">
            <w:rPr>
              <w:lang w:val="es-ES"/>
            </w:rPr>
          </w:rPrChange>
        </w:rPr>
        <w:t xml:space="preserve"> </w:t>
      </w:r>
      <w:r w:rsidR="00A25BC9">
        <w:rPr>
          <w:lang w:val="en-GB"/>
        </w:rPr>
        <w:fldChar w:fldCharType="begin"/>
      </w:r>
      <w:r w:rsidR="00A25BC9" w:rsidRPr="00F2449B">
        <w:rPr>
          <w:lang w:val="en-US"/>
          <w:rPrChange w:id="25" w:author="Catarina Brancoi" w:date="2022-07-19T13:40:00Z">
            <w:rPr>
              <w:lang w:val="es-ES"/>
            </w:rPr>
          </w:rPrChange>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F2449B">
        <w:rPr>
          <w:lang w:val="en-GB"/>
          <w:rPrChange w:id="26" w:author="Catarina Brancoi" w:date="2022-07-19T13:40:00Z">
            <w:rPr>
              <w:lang w:val="es-ES"/>
            </w:rPr>
          </w:rPrChange>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2449B">
        <w:rPr>
          <w:lang w:val="en-GB"/>
          <w:rPrChange w:id="27" w:author="Catarina Brancoi" w:date="2022-07-19T13:40:00Z">
            <w:rPr>
              <w:lang w:val="es-ES"/>
            </w:rPr>
          </w:rPrChange>
        </w:rPr>
        <w:t>(Nickle et al., 2007)</w:t>
      </w:r>
      <w:r w:rsidR="00A25BC9">
        <w:rPr>
          <w:lang w:val="en-GB"/>
        </w:rPr>
        <w:fldChar w:fldCharType="end"/>
      </w:r>
      <w:r w:rsidRPr="00F2449B">
        <w:rPr>
          <w:lang w:val="en-GB"/>
          <w:rPrChange w:id="28" w:author="Catarina Brancoi" w:date="2022-07-19T13:40:00Z">
            <w:rPr>
              <w:lang w:val="es-ES"/>
            </w:rPr>
          </w:rPrChange>
        </w:rPr>
        <w:t>, JTT</w:t>
      </w:r>
      <w:r w:rsidR="00A25BC9" w:rsidRPr="00F2449B">
        <w:rPr>
          <w:lang w:val="en-GB"/>
          <w:rPrChange w:id="29" w:author="Catarina Brancoi" w:date="2022-07-19T13:40:00Z">
            <w:rPr>
              <w:lang w:val="es-ES"/>
            </w:rPr>
          </w:rPrChange>
        </w:rPr>
        <w:t xml:space="preserve"> </w:t>
      </w:r>
      <w:r w:rsidR="00A25BC9">
        <w:rPr>
          <w:lang w:val="en-GB"/>
        </w:rPr>
        <w:fldChar w:fldCharType="begin"/>
      </w:r>
      <w:r w:rsidR="00A25BC9" w:rsidRPr="00F2449B">
        <w:rPr>
          <w:lang w:val="en-GB"/>
          <w:rPrChange w:id="30" w:author="Catarina Brancoi" w:date="2022-07-19T13:40:00Z">
            <w:rPr>
              <w:lang w:val="es-ES"/>
            </w:rPr>
          </w:rPrChange>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F2449B">
        <w:rPr>
          <w:lang w:val="en-GB"/>
          <w:rPrChange w:id="31" w:author="Catarina Brancoi" w:date="2022-07-19T13:40:00Z">
            <w:rPr>
              <w:lang w:val="es-ES"/>
            </w:rPr>
          </w:rPrChange>
        </w:rPr>
        <w:t>(Jones et al., 1992)</w:t>
      </w:r>
      <w:r w:rsidR="00A25BC9">
        <w:rPr>
          <w:lang w:val="en-GB"/>
        </w:rPr>
        <w:fldChar w:fldCharType="end"/>
      </w:r>
      <w:r w:rsidRPr="00F2449B">
        <w:rPr>
          <w:lang w:val="en-GB"/>
          <w:rPrChange w:id="32" w:author="Catarina Brancoi" w:date="2022-07-19T13:40:00Z">
            <w:rPr>
              <w:lang w:val="es-ES"/>
            </w:rPr>
          </w:rPrChange>
        </w:rPr>
        <w:t>, JonesDCMUT</w:t>
      </w:r>
      <w:r w:rsidR="00A25BC9" w:rsidRPr="00F2449B">
        <w:rPr>
          <w:lang w:val="en-GB"/>
          <w:rPrChange w:id="33" w:author="Catarina Brancoi" w:date="2022-07-19T13:40:00Z">
            <w:rPr>
              <w:lang w:val="es-ES"/>
            </w:rPr>
          </w:rPrChange>
        </w:rPr>
        <w:t xml:space="preserve"> (</w:t>
      </w:r>
      <w:r w:rsidR="00A25BC9" w:rsidRPr="00F2449B">
        <w:rPr>
          <w:noProof/>
          <w:lang w:val="en-GB"/>
          <w:rPrChange w:id="34" w:author="Catarina Brancoi" w:date="2022-07-19T13:40:00Z">
            <w:rPr>
              <w:noProof/>
              <w:lang w:val="es-ES"/>
            </w:rPr>
          </w:rPrChange>
        </w:rPr>
        <w:t>Kosiol &amp; Goldman, 2005)</w:t>
      </w:r>
      <w:r w:rsidR="00A25BC9" w:rsidRPr="00F2449B">
        <w:rPr>
          <w:lang w:val="en-GB"/>
          <w:rPrChange w:id="35" w:author="Catarina Brancoi" w:date="2022-07-19T13:40:00Z">
            <w:rPr>
              <w:lang w:val="es-ES"/>
            </w:rPr>
          </w:rPrChange>
        </w:rPr>
        <w:t xml:space="preserve">, </w:t>
      </w:r>
      <w:r w:rsidRPr="00F2449B">
        <w:rPr>
          <w:lang w:val="en-GB"/>
          <w:rPrChange w:id="36" w:author="Catarina Brancoi" w:date="2022-07-19T13:40:00Z">
            <w:rPr>
              <w:lang w:val="es-ES"/>
            </w:rPr>
          </w:rPrChange>
        </w:rPr>
        <w:t>LG</w:t>
      </w:r>
      <w:r w:rsidR="00A25BC9" w:rsidRPr="00F2449B">
        <w:rPr>
          <w:lang w:val="en-GB"/>
          <w:rPrChange w:id="37" w:author="Catarina Brancoi" w:date="2022-07-19T13:40:00Z">
            <w:rPr>
              <w:lang w:val="es-ES"/>
            </w:rPr>
          </w:rPrChange>
        </w:rPr>
        <w:t xml:space="preserve"> </w:t>
      </w:r>
      <w:r w:rsidR="00A25BC9">
        <w:rPr>
          <w:lang w:val="en-GB"/>
        </w:rPr>
        <w:fldChar w:fldCharType="begin"/>
      </w:r>
      <w:r w:rsidR="00A25BC9" w:rsidRPr="00F2449B">
        <w:rPr>
          <w:lang w:val="en-GB"/>
          <w:rPrChange w:id="38" w:author="Catarina Brancoi" w:date="2022-07-19T13:40:00Z">
            <w:rPr>
              <w:lang w:val="es-ES"/>
            </w:rPr>
          </w:rPrChange>
        </w:rPr>
        <w:instrText xml:space="preserve"> ADDIN ZOTERO_ITEM CSL_CITATION {"citationID":"a9fnxGO9","properties":{"formattedCitation":"(Le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F2449B">
        <w:rPr>
          <w:noProof/>
          <w:lang w:val="en-GB"/>
          <w:rPrChange w:id="39" w:author="Catarina Brancoi" w:date="2022-07-19T13:40:00Z">
            <w:rPr>
              <w:noProof/>
              <w:lang w:val="es-ES"/>
            </w:rPr>
          </w:rPrChange>
        </w:rPr>
        <w:t>(Le &amp; Gascuel, 2008)</w:t>
      </w:r>
      <w:r w:rsidR="00A25BC9">
        <w:rPr>
          <w:lang w:val="en-GB"/>
        </w:rPr>
        <w:fldChar w:fldCharType="end"/>
      </w:r>
      <w:r w:rsidRPr="00F2449B">
        <w:rPr>
          <w:lang w:val="en-GB"/>
          <w:rPrChange w:id="40" w:author="Catarina Brancoi" w:date="2022-07-19T13:40:00Z">
            <w:rPr>
              <w:lang w:val="es-ES"/>
            </w:rPr>
          </w:rPrChange>
        </w:rPr>
        <w:t>, Mtart</w:t>
      </w:r>
      <w:r w:rsidR="00A25BC9" w:rsidRPr="00F2449B">
        <w:rPr>
          <w:lang w:val="en-GB"/>
          <w:rPrChange w:id="41" w:author="Catarina Brancoi" w:date="2022-07-19T13:40:00Z">
            <w:rPr>
              <w:lang w:val="es-ES"/>
            </w:rPr>
          </w:rPrChange>
        </w:rPr>
        <w:t xml:space="preserve"> </w:t>
      </w:r>
      <w:r w:rsidR="00A25BC9">
        <w:rPr>
          <w:lang w:val="en-GB"/>
        </w:rPr>
        <w:fldChar w:fldCharType="begin"/>
      </w:r>
      <w:r w:rsidR="00A25BC9" w:rsidRPr="00F2449B">
        <w:rPr>
          <w:lang w:val="en-GB"/>
          <w:rPrChange w:id="42" w:author="Catarina Brancoi" w:date="2022-07-19T13:40:00Z">
            <w:rPr>
              <w:lang w:val="es-ES"/>
            </w:rPr>
          </w:rPrChange>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F2449B">
        <w:rPr>
          <w:lang w:val="en-GB"/>
          <w:rPrChange w:id="43" w:author="Catarina Brancoi" w:date="2022-07-19T13:40:00Z">
            <w:rPr>
              <w:lang w:val="es-ES"/>
            </w:rPr>
          </w:rPrChange>
        </w:rPr>
        <w:t>(Abascal et al., 2006)</w:t>
      </w:r>
      <w:r w:rsidR="00A25BC9">
        <w:rPr>
          <w:lang w:val="en-GB"/>
        </w:rPr>
        <w:fldChar w:fldCharType="end"/>
      </w:r>
      <w:r w:rsidRPr="00F2449B">
        <w:rPr>
          <w:lang w:val="en-GB"/>
          <w:rPrChange w:id="44" w:author="Catarina Brancoi" w:date="2022-07-19T13:40:00Z">
            <w:rPr>
              <w:lang w:val="es-ES"/>
            </w:rPr>
          </w:rPrChange>
        </w:rPr>
        <w:t>, Mtmam</w:t>
      </w:r>
      <w:r w:rsidR="00A25BC9" w:rsidRPr="00F2449B">
        <w:rPr>
          <w:lang w:val="en-GB"/>
          <w:rPrChange w:id="45" w:author="Catarina Brancoi" w:date="2022-07-19T13:40:00Z">
            <w:rPr>
              <w:lang w:val="es-ES"/>
            </w:rPr>
          </w:rPrChange>
        </w:rPr>
        <w:t xml:space="preserve"> </w:t>
      </w:r>
      <w:r w:rsidR="00A25BC9">
        <w:rPr>
          <w:lang w:val="en-GB"/>
        </w:rPr>
        <w:fldChar w:fldCharType="begin"/>
      </w:r>
      <w:r w:rsidR="00A25BC9" w:rsidRPr="00F2449B">
        <w:rPr>
          <w:lang w:val="en-GB"/>
          <w:rPrChange w:id="46" w:author="Catarina Brancoi" w:date="2022-07-19T13:40:00Z">
            <w:rPr>
              <w:lang w:val="es-ES"/>
            </w:rPr>
          </w:rPrChange>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F2449B">
        <w:rPr>
          <w:lang w:val="en-GB"/>
          <w:rPrChange w:id="47" w:author="Catarina Brancoi" w:date="2022-07-19T13:40:00Z">
            <w:rPr>
              <w:lang w:val="es-ES"/>
            </w:rPr>
          </w:rPrChange>
        </w:rPr>
        <w:t>(Yang et al., 1998)</w:t>
      </w:r>
      <w:r w:rsidR="00A25BC9">
        <w:rPr>
          <w:lang w:val="en-GB"/>
        </w:rPr>
        <w:fldChar w:fldCharType="end"/>
      </w:r>
      <w:r w:rsidRPr="00F2449B">
        <w:rPr>
          <w:lang w:val="en-GB"/>
          <w:rPrChange w:id="48" w:author="Catarina Brancoi" w:date="2022-07-19T13:40:00Z">
            <w:rPr>
              <w:lang w:val="es-ES"/>
            </w:rPr>
          </w:rPrChange>
        </w:rPr>
        <w:t>, Mtrev24</w:t>
      </w:r>
      <w:r w:rsidR="00A25BC9" w:rsidRPr="00F2449B">
        <w:rPr>
          <w:lang w:val="en-GB"/>
          <w:rPrChange w:id="49" w:author="Catarina Brancoi" w:date="2022-07-19T13:40:00Z">
            <w:rPr>
              <w:lang w:val="es-ES"/>
            </w:rPr>
          </w:rPrChange>
        </w:rPr>
        <w:t xml:space="preserve"> </w:t>
      </w:r>
      <w:r w:rsidR="00A25BC9">
        <w:rPr>
          <w:lang w:val="en-GB"/>
        </w:rPr>
        <w:fldChar w:fldCharType="begin"/>
      </w:r>
      <w:r w:rsidR="00A25BC9" w:rsidRPr="00F2449B">
        <w:rPr>
          <w:lang w:val="en-GB"/>
          <w:rPrChange w:id="50" w:author="Catarina Brancoi" w:date="2022-07-19T13:40:00Z">
            <w:rPr>
              <w:lang w:val="es-ES"/>
            </w:rPr>
          </w:rPrChange>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F2449B">
        <w:rPr>
          <w:lang w:val="en-GB"/>
          <w:rPrChange w:id="51" w:author="Catarina Brancoi" w:date="2022-07-19T13:40:00Z">
            <w:rPr>
              <w:lang w:val="es-ES"/>
            </w:rPr>
          </w:rPrChange>
        </w:rPr>
        <w:t>(Adachi &amp; Hasegawa, s. f.)</w:t>
      </w:r>
      <w:r w:rsidR="00A25BC9">
        <w:rPr>
          <w:lang w:val="en-GB"/>
        </w:rPr>
        <w:fldChar w:fldCharType="end"/>
      </w:r>
      <w:r w:rsidRPr="00F2449B">
        <w:rPr>
          <w:lang w:val="en-GB"/>
          <w:rPrChange w:id="52" w:author="Catarina Brancoi" w:date="2022-07-19T13:40:00Z">
            <w:rPr>
              <w:lang w:val="es-ES"/>
            </w:rPr>
          </w:rPrChange>
        </w:rPr>
        <w:t>, RtRev</w:t>
      </w:r>
      <w:r w:rsidR="00A25BC9" w:rsidRPr="00F2449B">
        <w:rPr>
          <w:lang w:val="en-GB"/>
          <w:rPrChange w:id="53" w:author="Catarina Brancoi" w:date="2022-07-19T13:40:00Z">
            <w:rPr>
              <w:lang w:val="es-ES"/>
            </w:rPr>
          </w:rPrChange>
        </w:rPr>
        <w:t xml:space="preserve"> </w:t>
      </w:r>
      <w:r w:rsidR="00A25BC9">
        <w:rPr>
          <w:lang w:val="en-GB"/>
        </w:rPr>
        <w:fldChar w:fldCharType="begin"/>
      </w:r>
      <w:r w:rsidR="00A25BC9" w:rsidRPr="00F2449B">
        <w:rPr>
          <w:lang w:val="en-GB"/>
          <w:rPrChange w:id="54" w:author="Catarina Brancoi" w:date="2022-07-19T13:40:00Z">
            <w:rPr>
              <w:lang w:val="es-ES"/>
            </w:rPr>
          </w:rPrChange>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F2449B">
        <w:rPr>
          <w:lang w:val="en-GB"/>
          <w:rPrChange w:id="55" w:author="Catarina Brancoi" w:date="2022-07-19T13:40:00Z">
            <w:rPr>
              <w:lang w:val="es-ES"/>
            </w:rPr>
          </w:rPrChange>
        </w:rPr>
        <w:t>(Dimmic et al., 2002)</w:t>
      </w:r>
      <w:r w:rsidR="00A25BC9">
        <w:rPr>
          <w:lang w:val="en-GB"/>
        </w:rPr>
        <w:fldChar w:fldCharType="end"/>
      </w:r>
      <w:r w:rsidRPr="00F2449B">
        <w:rPr>
          <w:lang w:val="en-GB"/>
          <w:rPrChange w:id="56" w:author="Catarina Brancoi" w:date="2022-07-19T13:40:00Z">
            <w:rPr>
              <w:lang w:val="es-ES"/>
            </w:rPr>
          </w:rPrChange>
        </w:rPr>
        <w:t>, VT</w:t>
      </w:r>
      <w:r w:rsidR="00A25BC9" w:rsidRPr="00F2449B">
        <w:rPr>
          <w:lang w:val="en-GB"/>
          <w:rPrChange w:id="57" w:author="Catarina Brancoi" w:date="2022-07-19T13:40:00Z">
            <w:rPr>
              <w:lang w:val="es-ES"/>
            </w:rPr>
          </w:rPrChange>
        </w:rPr>
        <w:t xml:space="preserve"> </w:t>
      </w:r>
      <w:r w:rsidR="00A25BC9">
        <w:rPr>
          <w:lang w:val="en-GB"/>
        </w:rPr>
        <w:fldChar w:fldCharType="begin"/>
      </w:r>
      <w:r w:rsidR="00A25BC9" w:rsidRPr="00F2449B">
        <w:rPr>
          <w:lang w:val="en-GB"/>
          <w:rPrChange w:id="58" w:author="Catarina Brancoi" w:date="2022-07-19T13:40:00Z">
            <w:rPr>
              <w:lang w:val="es-ES"/>
            </w:rPr>
          </w:rPrChange>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F2449B">
        <w:rPr>
          <w:lang w:val="en-GB"/>
          <w:rPrChange w:id="59" w:author="Catarina Brancoi" w:date="2022-07-19T13:40:00Z">
            <w:rPr>
              <w:lang w:val="es-ES"/>
            </w:rPr>
          </w:rPrChange>
        </w:rPr>
        <w:t>(Müller &amp; Vingron, 2000)</w:t>
      </w:r>
      <w:r w:rsidR="00A25BC9">
        <w:rPr>
          <w:lang w:val="en-GB"/>
        </w:rPr>
        <w:fldChar w:fldCharType="end"/>
      </w:r>
      <w:r w:rsidRPr="00F2449B">
        <w:rPr>
          <w:lang w:val="en-GB"/>
          <w:rPrChange w:id="60" w:author="Catarina Brancoi" w:date="2022-07-19T13:40:00Z">
            <w:rPr>
              <w:lang w:val="es-ES"/>
            </w:rPr>
          </w:rPrChange>
        </w:rPr>
        <w:t>, WAG</w:t>
      </w:r>
      <w:r w:rsidR="00A25BC9" w:rsidRPr="00F2449B">
        <w:rPr>
          <w:lang w:val="en-GB"/>
          <w:rPrChange w:id="61" w:author="Catarina Brancoi" w:date="2022-07-19T13:40:00Z">
            <w:rPr>
              <w:lang w:val="es-ES"/>
            </w:rPr>
          </w:rPrChange>
        </w:rPr>
        <w:t xml:space="preserve"> </w:t>
      </w:r>
      <w:r w:rsidR="00A25BC9">
        <w:rPr>
          <w:lang w:val="en-GB"/>
        </w:rPr>
        <w:fldChar w:fldCharType="begin"/>
      </w:r>
      <w:r w:rsidR="00A25BC9" w:rsidRPr="00F2449B">
        <w:rPr>
          <w:lang w:val="en-GB"/>
          <w:rPrChange w:id="62" w:author="Catarina Brancoi" w:date="2022-07-19T13:40:00Z">
            <w:rPr>
              <w:lang w:val="es-ES"/>
            </w:rPr>
          </w:rPrChange>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F2449B">
        <w:rPr>
          <w:noProof/>
          <w:lang w:val="en-GB"/>
          <w:rPrChange w:id="63" w:author="Catarina Brancoi" w:date="2022-07-19T13:40:00Z">
            <w:rPr>
              <w:noProof/>
              <w:lang w:val="es-ES"/>
            </w:rPr>
          </w:rPrChange>
        </w:rPr>
        <w:t>(Whelan &amp; Goldman, 2001)</w:t>
      </w:r>
      <w:r w:rsidR="00A25BC9">
        <w:rPr>
          <w:lang w:val="en-GB"/>
        </w:rPr>
        <w:fldChar w:fldCharType="end"/>
      </w:r>
      <w:r w:rsidRPr="00F2449B">
        <w:rPr>
          <w:lang w:val="en-GB"/>
          <w:rPrChange w:id="64" w:author="Catarina Brancoi" w:date="2022-07-19T13:40:00Z">
            <w:rPr>
              <w:lang w:val="es-ES"/>
            </w:rPr>
          </w:rPrChange>
        </w:rPr>
        <w:t xml:space="preserve"> and UserEAAM models</w:t>
      </w:r>
      <w:r w:rsidR="00C03E2E" w:rsidRPr="00F2449B">
        <w:rPr>
          <w:noProof/>
          <w:lang w:val="en-GB"/>
          <w:rPrChange w:id="65" w:author="Catarina Brancoi" w:date="2022-07-19T13:40:00Z">
            <w:rPr>
              <w:noProof/>
              <w:lang w:val="es-ES"/>
            </w:rPr>
          </w:rPrChange>
        </w:rPr>
        <w:t xml:space="preserve"> </w:t>
      </w:r>
      <w:r w:rsidR="00C03E2E">
        <w:rPr>
          <w:noProof/>
          <w:lang w:val="en-GB"/>
        </w:rPr>
        <w:fldChar w:fldCharType="begin"/>
      </w:r>
      <w:r w:rsidR="00A25BC9" w:rsidRPr="00F2449B">
        <w:rPr>
          <w:noProof/>
          <w:lang w:val="en-GB"/>
          <w:rPrChange w:id="66" w:author="Catarina Brancoi" w:date="2022-07-19T13:40:00Z">
            <w:rPr>
              <w:noProof/>
              <w:lang w:val="es-ES"/>
            </w:rPr>
          </w:rPrChange>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5869EC">
        <w:rPr>
          <w:noProof/>
          <w:lang w:val="en-US"/>
        </w:rPr>
        <w:instrText xml:space="preserve">describe the process of genetic variation through </w:instrText>
      </w:r>
      <w:r w:rsidR="00A25BC9">
        <w:rPr>
          <w:noProof/>
          <w:lang w:val="en-GB"/>
        </w:rPr>
        <w:instrText>ﬁ</w:instrText>
      </w:r>
      <w:r w:rsidR="00A25BC9" w:rsidRPr="005869EC">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5869EC">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r w:rsidRPr="003B4F4C">
        <w:rPr>
          <w:lang w:val="en-GB"/>
        </w:rPr>
        <w:t>UserEAAM</w:t>
      </w:r>
      <w:r>
        <w:rPr>
          <w:lang w:val="en-GB"/>
        </w:rPr>
        <w:t xml:space="preserve">, the format of this file is explained with details in the documentation of the simulator </w:t>
      </w:r>
      <w:r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3CC31701" w:rsidR="00582902" w:rsidRDefault="00536B34" w:rsidP="00582902">
      <w:pPr>
        <w:pStyle w:val="Heading1"/>
        <w:numPr>
          <w:ilvl w:val="0"/>
          <w:numId w:val="8"/>
        </w:numPr>
        <w:rPr>
          <w:rFonts w:eastAsiaTheme="minorHAnsi"/>
          <w:lang w:val="en-US" w:eastAsia="en-US"/>
        </w:rPr>
      </w:pPr>
      <w:bookmarkStart w:id="67" w:name="_Toc105763146"/>
      <w:r>
        <w:rPr>
          <w:rFonts w:eastAsiaTheme="minorHAnsi"/>
          <w:lang w:val="en-US" w:eastAsia="en-US"/>
        </w:rPr>
        <w:t>Different v</w:t>
      </w:r>
      <w:commentRangeStart w:id="68"/>
      <w:commentRangeStart w:id="69"/>
      <w:r w:rsidR="0051214B">
        <w:rPr>
          <w:rFonts w:eastAsiaTheme="minorHAnsi"/>
          <w:lang w:val="en-US" w:eastAsia="en-US"/>
        </w:rPr>
        <w:t xml:space="preserve">ersions and </w:t>
      </w:r>
      <w:r w:rsidR="00582902">
        <w:rPr>
          <w:rFonts w:eastAsiaTheme="minorHAnsi"/>
          <w:lang w:val="en-US" w:eastAsia="en-US"/>
        </w:rPr>
        <w:t>Graphical User Interface</w:t>
      </w:r>
      <w:commentRangeEnd w:id="68"/>
      <w:r w:rsidR="0051214B">
        <w:rPr>
          <w:rStyle w:val="CommentReference"/>
          <w:rFonts w:eastAsia="Times New Roman" w:cs="Times New Roman"/>
          <w:b w:val="0"/>
          <w:color w:val="auto"/>
        </w:rPr>
        <w:commentReference w:id="68"/>
      </w:r>
      <w:bookmarkEnd w:id="67"/>
      <w:commentRangeEnd w:id="69"/>
      <w:r w:rsidR="00F2449B">
        <w:rPr>
          <w:rStyle w:val="CommentReference"/>
          <w:rFonts w:eastAsia="Times New Roman" w:cs="Times New Roman"/>
          <w:b w:val="0"/>
          <w:color w:val="auto"/>
        </w:rPr>
        <w:commentReference w:id="69"/>
      </w:r>
    </w:p>
    <w:p w14:paraId="5C9A467D" w14:textId="0DBC4770" w:rsidR="005064C0" w:rsidRDefault="005064C0" w:rsidP="005064C0">
      <w:pPr>
        <w:rPr>
          <w:rFonts w:eastAsiaTheme="minorHAnsi"/>
          <w:lang w:val="en-US" w:eastAsia="en-US"/>
        </w:rPr>
      </w:pPr>
      <w:r>
        <w:rPr>
          <w:rFonts w:eastAsiaTheme="minorHAnsi"/>
          <w:lang w:val="en-US" w:eastAsia="en-US"/>
        </w:rPr>
        <w:t xml:space="preserve">The folder </w:t>
      </w:r>
      <w:del w:id="70" w:author="Catarina Brancoi" w:date="2022-07-19T13:45:00Z">
        <w:r w:rsidDel="00F2449B">
          <w:rPr>
            <w:rFonts w:eastAsiaTheme="minorHAnsi"/>
            <w:lang w:val="en-US" w:eastAsia="en-US"/>
          </w:rPr>
          <w:delText xml:space="preserve">download </w:delText>
        </w:r>
      </w:del>
      <w:ins w:id="71" w:author="Catarina Brancoi" w:date="2022-07-19T13:45:00Z">
        <w:r w:rsidR="00F2449B">
          <w:rPr>
            <w:rFonts w:eastAsiaTheme="minorHAnsi"/>
            <w:lang w:val="en-US" w:eastAsia="en-US"/>
          </w:rPr>
          <w:t xml:space="preserve">available </w:t>
        </w:r>
      </w:ins>
      <w:r>
        <w:rPr>
          <w:rFonts w:eastAsiaTheme="minorHAnsi"/>
          <w:lang w:val="en-US" w:eastAsia="en-US"/>
        </w:rPr>
        <w:t xml:space="preserve">from GitHub includes two versions of the </w:t>
      </w:r>
      <w:r w:rsidRPr="006362EB">
        <w:rPr>
          <w:rFonts w:eastAsiaTheme="minorHAnsi"/>
          <w:i/>
          <w:iCs/>
          <w:lang w:val="en-US" w:eastAsia="en-US"/>
        </w:rPr>
        <w:t>ProtModel</w:t>
      </w:r>
      <w:r>
        <w:rPr>
          <w:rFonts w:eastAsiaTheme="minorHAnsi"/>
          <w:lang w:val="en-US" w:eastAsia="en-US"/>
        </w:rPr>
        <w:t xml:space="preserve"> framework, one to run on the local computer (“</w:t>
      </w:r>
      <w:r w:rsidRPr="00133807">
        <w:rPr>
          <w:rFonts w:eastAsiaTheme="minorHAnsi"/>
          <w:i/>
          <w:iCs/>
          <w:lang w:val="en-US" w:eastAsia="en-US"/>
        </w:rPr>
        <w:t>ProtModel</w:t>
      </w:r>
      <w:r>
        <w:rPr>
          <w:rFonts w:eastAsiaTheme="minorHAnsi"/>
          <w:lang w:val="en-US" w:eastAsia="en-US"/>
        </w:rPr>
        <w:t>” folder) and another to run in a cluster (“</w:t>
      </w:r>
      <w:r w:rsidRPr="00133807">
        <w:rPr>
          <w:rFonts w:eastAsiaTheme="minorHAnsi"/>
          <w:i/>
          <w:iCs/>
          <w:lang w:val="en-US" w:eastAsia="en-US"/>
        </w:rPr>
        <w:t>ProtModel_Cluster</w:t>
      </w:r>
      <w:r>
        <w:rPr>
          <w:rFonts w:eastAsiaTheme="minorHAnsi"/>
          <w:lang w:val="en-US" w:eastAsia="en-US"/>
        </w:rPr>
        <w:t xml:space="preserve">”). </w:t>
      </w:r>
    </w:p>
    <w:p w14:paraId="5C5BA660" w14:textId="430A97C0" w:rsidR="00F72397" w:rsidRDefault="00F72397" w:rsidP="00582902">
      <w:pPr>
        <w:rPr>
          <w:rFonts w:eastAsiaTheme="minorHAnsi"/>
          <w:lang w:val="en-US" w:eastAsia="en-US"/>
        </w:rPr>
      </w:pPr>
    </w:p>
    <w:p w14:paraId="086C89A7" w14:textId="3428C27B" w:rsidR="00F72397" w:rsidRDefault="00F72397" w:rsidP="00F72397">
      <w:pPr>
        <w:pStyle w:val="Heading2"/>
        <w:numPr>
          <w:ilvl w:val="1"/>
          <w:numId w:val="8"/>
        </w:numPr>
        <w:rPr>
          <w:rFonts w:eastAsiaTheme="minorHAnsi"/>
          <w:lang w:val="en-US" w:eastAsia="en-US"/>
        </w:rPr>
      </w:pPr>
      <w:r w:rsidRPr="00F72397">
        <w:rPr>
          <w:rFonts w:eastAsiaTheme="minorHAnsi"/>
          <w:i/>
          <w:iCs/>
          <w:lang w:val="en-US" w:eastAsia="en-US"/>
        </w:rPr>
        <w:t>ProtModel</w:t>
      </w:r>
    </w:p>
    <w:p w14:paraId="031DB76D" w14:textId="4E76BC0C" w:rsidR="00F72397" w:rsidRPr="00F72397" w:rsidRDefault="00F72397" w:rsidP="00582902">
      <w:pPr>
        <w:rPr>
          <w:rFonts w:eastAsiaTheme="minorHAnsi"/>
          <w:b/>
          <w:bCs/>
          <w:i/>
          <w:iCs/>
          <w:lang w:val="en-US" w:eastAsia="en-US"/>
        </w:rPr>
      </w:pPr>
      <w:r>
        <w:rPr>
          <w:rFonts w:eastAsiaTheme="minorHAnsi"/>
          <w:b/>
          <w:bCs/>
          <w:i/>
          <w:iCs/>
          <w:lang w:val="en-US" w:eastAsia="en-US"/>
        </w:rPr>
        <w:t>GUI</w:t>
      </w:r>
    </w:p>
    <w:p w14:paraId="485951E0" w14:textId="0EC02EBA" w:rsidR="00F72397" w:rsidRPr="00EA6534" w:rsidRDefault="0051214B" w:rsidP="00F72397">
      <w:pPr>
        <w:rPr>
          <w:rFonts w:eastAsiaTheme="minorHAnsi"/>
          <w:lang w:val="en-US" w:eastAsia="en-US"/>
        </w:rPr>
      </w:pPr>
      <w:r>
        <w:rPr>
          <w:rFonts w:eastAsiaTheme="minorHAnsi"/>
          <w:lang w:val="en-US" w:eastAsia="en-US"/>
        </w:rPr>
        <w:t>The user can run the framework in their computer using the command lines or</w:t>
      </w:r>
      <w:r w:rsidR="00582902">
        <w:rPr>
          <w:rFonts w:eastAsiaTheme="minorHAnsi"/>
          <w:lang w:val="en-US" w:eastAsia="en-US"/>
        </w:rPr>
        <w:t xml:space="preserve"> using a </w:t>
      </w:r>
      <w:r w:rsidR="00EA6534">
        <w:rPr>
          <w:rFonts w:eastAsiaTheme="minorHAnsi"/>
          <w:lang w:val="en-US" w:eastAsia="en-US"/>
        </w:rPr>
        <w:t>P</w:t>
      </w:r>
      <w:r w:rsidR="00582902">
        <w:rPr>
          <w:rFonts w:eastAsiaTheme="minorHAnsi"/>
          <w:lang w:val="en-US" w:eastAsia="en-US"/>
        </w:rPr>
        <w:t>ython graphical user interface (GUI), which allow the user to work with the program without using the command line. The GUI will display two consecutive windows. The first one allow</w:t>
      </w:r>
      <w:r w:rsidR="00EA6534">
        <w:rPr>
          <w:rFonts w:eastAsiaTheme="minorHAnsi"/>
          <w:lang w:val="en-US" w:eastAsia="en-US"/>
        </w:rPr>
        <w:t>s</w:t>
      </w:r>
      <w:r w:rsidR="00582902">
        <w:rPr>
          <w:rFonts w:eastAsiaTheme="minorHAnsi"/>
          <w:lang w:val="en-US" w:eastAsia="en-US"/>
        </w:rPr>
        <w:t xml:space="preserve"> the user to choose between the mandatory parameters and to fill the optional</w:t>
      </w:r>
      <w:r w:rsidR="00F72397">
        <w:rPr>
          <w:rFonts w:eastAsiaTheme="minorHAnsi"/>
          <w:lang w:val="en-US" w:eastAsia="en-US"/>
        </w:rPr>
        <w:t xml:space="preserve"> if </w:t>
      </w:r>
      <w:r w:rsidR="00EA6534">
        <w:rPr>
          <w:rFonts w:eastAsiaTheme="minorHAnsi"/>
          <w:lang w:val="en-US" w:eastAsia="en-US"/>
        </w:rPr>
        <w:t>intended</w:t>
      </w:r>
      <w:r w:rsidR="00582902">
        <w:rPr>
          <w:rFonts w:eastAsiaTheme="minorHAnsi"/>
          <w:lang w:val="en-US" w:eastAsia="en-US"/>
        </w:rPr>
        <w:t xml:space="preserve"> (</w:t>
      </w:r>
      <w:r w:rsidR="00582902">
        <w:rPr>
          <w:lang w:val="en-US"/>
        </w:rPr>
        <w:t xml:space="preserve">see section </w:t>
      </w:r>
      <w:r w:rsidR="006E4121">
        <w:rPr>
          <w:lang w:val="en-US"/>
        </w:rPr>
        <w:t>4</w:t>
      </w:r>
      <w:r w:rsidR="00582902">
        <w:rPr>
          <w:lang w:val="en-US"/>
        </w:rPr>
        <w:t>.</w:t>
      </w:r>
      <w:r w:rsidR="00F72397">
        <w:rPr>
          <w:lang w:val="en-US"/>
        </w:rPr>
        <w:t>1</w:t>
      </w:r>
      <w:r w:rsidR="00582902">
        <w:rPr>
          <w:lang w:val="en-US"/>
        </w:rPr>
        <w:t>)</w:t>
      </w:r>
      <w:r w:rsidR="00582902">
        <w:rPr>
          <w:rFonts w:eastAsiaTheme="minorHAnsi"/>
          <w:lang w:val="en-US" w:eastAsia="en-US"/>
        </w:rPr>
        <w:t xml:space="preserve">. </w:t>
      </w:r>
      <w:r w:rsidR="00582902" w:rsidRPr="005F69EC">
        <w:rPr>
          <w:lang w:val="en-GB"/>
        </w:rPr>
        <w:t>Settings must be specified carefully</w:t>
      </w:r>
      <w:r w:rsidR="00F72397">
        <w:rPr>
          <w:lang w:val="en-GB"/>
        </w:rPr>
        <w:t xml:space="preserve">, </w:t>
      </w:r>
      <w:r w:rsidR="00EA6534">
        <w:rPr>
          <w:lang w:val="en-GB"/>
        </w:rPr>
        <w:t>incorrect specification may be detected by the framework automatically</w:t>
      </w:r>
      <w:r w:rsidR="00EA6534" w:rsidRPr="005F69EC">
        <w:rPr>
          <w:lang w:val="en-GB"/>
        </w:rPr>
        <w:t xml:space="preserve"> (</w:t>
      </w:r>
      <w:r w:rsidR="00EA6534">
        <w:rPr>
          <w:lang w:val="en-GB"/>
        </w:rPr>
        <w:t>e</w:t>
      </w:r>
      <w:r w:rsidR="00EA6534" w:rsidRPr="005F69EC">
        <w:rPr>
          <w:lang w:val="en-GB"/>
        </w:rPr>
        <w:t>.</w:t>
      </w:r>
      <w:r w:rsidR="00EA6534">
        <w:rPr>
          <w:lang w:val="en-GB"/>
        </w:rPr>
        <w:t>g</w:t>
      </w:r>
      <w:r w:rsidR="00EA6534" w:rsidRPr="005F69EC">
        <w:rPr>
          <w:lang w:val="en-GB"/>
        </w:rPr>
        <w:t>., it does not allow negative substitution rates)</w:t>
      </w:r>
      <w:r w:rsidR="00EA6534">
        <w:rPr>
          <w:lang w:val="en-GB"/>
        </w:rPr>
        <w:t>, yet user-specified settings without</w:t>
      </w:r>
      <w:r w:rsidR="00EA6534" w:rsidRPr="005F69EC">
        <w:rPr>
          <w:lang w:val="en-GB"/>
        </w:rPr>
        <w:t xml:space="preserve"> biological meaning</w:t>
      </w:r>
      <w:r w:rsidR="00EA6534">
        <w:rPr>
          <w:lang w:val="en-GB"/>
        </w:rPr>
        <w:t xml:space="preserve"> may produce errors in </w:t>
      </w:r>
      <w:r w:rsidR="00EA6534">
        <w:rPr>
          <w:i/>
          <w:lang w:val="en-GB"/>
        </w:rPr>
        <w:t>ProtModel</w:t>
      </w:r>
      <w:r w:rsidR="00EA6534">
        <w:rPr>
          <w:lang w:val="en-GB"/>
        </w:rPr>
        <w:t xml:space="preserve"> analysis, even though when the analysis runs completely (see section 4.2).</w:t>
      </w:r>
      <w:r w:rsidR="00EA6534">
        <w:rPr>
          <w:rFonts w:eastAsiaTheme="minorHAnsi"/>
          <w:lang w:val="en-GB" w:eastAsia="en-US"/>
        </w:rPr>
        <w:t xml:space="preserve"> </w:t>
      </w:r>
      <w:r w:rsidR="00EA6534">
        <w:rPr>
          <w:rFonts w:eastAsiaTheme="minorHAnsi"/>
          <w:lang w:val="en-US" w:eastAsia="en-US"/>
        </w:rPr>
        <w:t>The second window</w:t>
      </w:r>
      <w:del w:id="72" w:author="Catarina Brancoi" w:date="2022-07-19T16:16:00Z">
        <w:r w:rsidR="00EA6534" w:rsidDel="006A0F4A">
          <w:rPr>
            <w:rFonts w:eastAsiaTheme="minorHAnsi"/>
            <w:lang w:val="en-US" w:eastAsia="en-US"/>
          </w:rPr>
          <w:delText>s</w:delText>
        </w:r>
      </w:del>
      <w:r w:rsidR="00EA6534">
        <w:rPr>
          <w:rFonts w:eastAsiaTheme="minorHAnsi"/>
          <w:lang w:val="en-US" w:eastAsia="en-US"/>
        </w:rPr>
        <w:t xml:space="preserve"> will launch the simulations, SS calculation and the consecutive ABC analyses. While the program is running, it will inform about the progress and it will be show up a message when it ends (see section 4.3.2). </w:t>
      </w:r>
    </w:p>
    <w:p w14:paraId="44F56B72" w14:textId="426296AB" w:rsidR="0051214B" w:rsidRDefault="0051214B" w:rsidP="00582902">
      <w:pPr>
        <w:rPr>
          <w:rFonts w:eastAsiaTheme="minorHAnsi"/>
          <w:lang w:val="en-US" w:eastAsia="en-US"/>
        </w:rPr>
      </w:pPr>
    </w:p>
    <w:p w14:paraId="36BD850C" w14:textId="3E2B8C27" w:rsidR="00F72397" w:rsidRDefault="00F72397" w:rsidP="00F72397">
      <w:pPr>
        <w:rPr>
          <w:rFonts w:eastAsiaTheme="minorHAnsi"/>
          <w:b/>
          <w:bCs/>
          <w:i/>
          <w:iCs/>
          <w:lang w:val="en-US" w:eastAsia="en-US"/>
        </w:rPr>
      </w:pPr>
      <w:r>
        <w:rPr>
          <w:rFonts w:eastAsiaTheme="minorHAnsi"/>
          <w:b/>
          <w:bCs/>
          <w:i/>
          <w:iCs/>
          <w:lang w:val="en-US" w:eastAsia="en-US"/>
        </w:rPr>
        <w:t>Command line</w:t>
      </w:r>
    </w:p>
    <w:p w14:paraId="27AC8385" w14:textId="5EB821BA" w:rsidR="00F72397" w:rsidRDefault="00F72397" w:rsidP="00F72397">
      <w:pPr>
        <w:rPr>
          <w:rFonts w:eastAsiaTheme="minorHAnsi"/>
          <w:lang w:val="en-US" w:eastAsia="en-US"/>
        </w:rPr>
      </w:pPr>
      <w:r>
        <w:rPr>
          <w:rFonts w:eastAsiaTheme="minorHAnsi"/>
          <w:lang w:val="en-US" w:eastAsia="en-US"/>
        </w:rPr>
        <w:lastRenderedPageBreak/>
        <w:t xml:space="preserve">GUI and command line version works in the same way. However, in this version the user has to change manually the Settings input file, </w:t>
      </w:r>
      <w:del w:id="73" w:author="Catarina Brancoi" w:date="2022-07-19T16:18:00Z">
        <w:r w:rsidDel="006A0F4A">
          <w:rPr>
            <w:rFonts w:eastAsiaTheme="minorHAnsi"/>
            <w:lang w:val="en-US" w:eastAsia="en-US"/>
          </w:rPr>
          <w:delText xml:space="preserve">considering </w:delText>
        </w:r>
      </w:del>
      <w:ins w:id="74" w:author="Catarina Brancoi" w:date="2022-07-19T16:18:00Z">
        <w:r w:rsidR="006A0F4A">
          <w:rPr>
            <w:rFonts w:eastAsiaTheme="minorHAnsi"/>
            <w:lang w:val="en-US" w:eastAsia="en-US"/>
          </w:rPr>
          <w:t xml:space="preserve">including both </w:t>
        </w:r>
      </w:ins>
      <w:del w:id="75" w:author="Catarina Brancoi" w:date="2022-07-19T16:18:00Z">
        <w:r w:rsidDel="006A0F4A">
          <w:rPr>
            <w:rFonts w:eastAsiaTheme="minorHAnsi"/>
            <w:lang w:val="en-US" w:eastAsia="en-US"/>
          </w:rPr>
          <w:delText xml:space="preserve">not only about </w:delText>
        </w:r>
      </w:del>
      <w:r>
        <w:rPr>
          <w:rFonts w:eastAsiaTheme="minorHAnsi"/>
          <w:lang w:val="en-US" w:eastAsia="en-US"/>
        </w:rPr>
        <w:t xml:space="preserve">the </w:t>
      </w:r>
      <w:ins w:id="76" w:author="Catarina Brancoi" w:date="2022-07-19T16:18:00Z">
        <w:r w:rsidR="006A0F4A">
          <w:rPr>
            <w:rFonts w:eastAsiaTheme="minorHAnsi"/>
            <w:lang w:val="en-US" w:eastAsia="en-US"/>
          </w:rPr>
          <w:t xml:space="preserve">value of the </w:t>
        </w:r>
      </w:ins>
      <w:r>
        <w:rPr>
          <w:rFonts w:eastAsiaTheme="minorHAnsi"/>
          <w:lang w:val="en-US" w:eastAsia="en-US"/>
        </w:rPr>
        <w:t xml:space="preserve">parameters </w:t>
      </w:r>
      <w:del w:id="77" w:author="Catarina Brancoi" w:date="2022-07-19T16:18:00Z">
        <w:r w:rsidDel="006A0F4A">
          <w:rPr>
            <w:rFonts w:eastAsiaTheme="minorHAnsi"/>
            <w:lang w:val="en-US" w:eastAsia="en-US"/>
          </w:rPr>
          <w:delText>value specification but also</w:delText>
        </w:r>
      </w:del>
      <w:ins w:id="78" w:author="Catarina Brancoi" w:date="2022-07-19T16:18:00Z">
        <w:r w:rsidR="006A0F4A">
          <w:rPr>
            <w:rFonts w:eastAsiaTheme="minorHAnsi"/>
            <w:lang w:val="en-US" w:eastAsia="en-US"/>
          </w:rPr>
          <w:t>as well as</w:t>
        </w:r>
      </w:ins>
      <w:r>
        <w:rPr>
          <w:rFonts w:eastAsiaTheme="minorHAnsi"/>
          <w:lang w:val="en-US" w:eastAsia="en-US"/>
        </w:rPr>
        <w:t xml:space="preserve"> </w:t>
      </w:r>
      <w:del w:id="79" w:author="Catarina Brancoi" w:date="2022-07-19T16:18:00Z">
        <w:r w:rsidDel="006A0F4A">
          <w:rPr>
            <w:rFonts w:eastAsiaTheme="minorHAnsi"/>
            <w:lang w:val="en-US" w:eastAsia="en-US"/>
          </w:rPr>
          <w:delText xml:space="preserve">about </w:delText>
        </w:r>
      </w:del>
      <w:r>
        <w:rPr>
          <w:rFonts w:eastAsiaTheme="minorHAnsi"/>
          <w:lang w:val="en-US" w:eastAsia="en-US"/>
        </w:rPr>
        <w:t xml:space="preserve">the format </w:t>
      </w:r>
      <w:r>
        <w:rPr>
          <w:lang w:val="en-GB"/>
        </w:rPr>
        <w:t>(see section 4.2).</w:t>
      </w:r>
      <w:r>
        <w:rPr>
          <w:rFonts w:eastAsiaTheme="minorHAnsi"/>
          <w:lang w:val="en-US" w:eastAsia="en-US"/>
        </w:rPr>
        <w:t xml:space="preserve"> </w:t>
      </w:r>
      <w:ins w:id="80" w:author="Catarina Brancoi" w:date="2022-07-19T16:19:00Z">
        <w:r w:rsidR="009E78B6">
          <w:rPr>
            <w:rFonts w:eastAsiaTheme="minorHAnsi"/>
            <w:lang w:val="en-US" w:eastAsia="en-US"/>
          </w:rPr>
          <w:t>R</w:t>
        </w:r>
      </w:ins>
      <w:del w:id="81" w:author="Catarina Brancoi" w:date="2022-07-19T16:19:00Z">
        <w:r w:rsidR="00EA6534" w:rsidDel="009E78B6">
          <w:rPr>
            <w:rFonts w:eastAsiaTheme="minorHAnsi"/>
            <w:lang w:val="en-US" w:eastAsia="en-US"/>
          </w:rPr>
          <w:delText>R</w:delText>
        </w:r>
      </w:del>
      <w:r>
        <w:rPr>
          <w:rFonts w:eastAsiaTheme="minorHAnsi"/>
          <w:lang w:val="en-US" w:eastAsia="en-US"/>
        </w:rPr>
        <w:t>emov</w:t>
      </w:r>
      <w:ins w:id="82" w:author="Catarina Brancoi" w:date="2022-07-19T16:19:00Z">
        <w:r w:rsidR="006A0F4A">
          <w:rPr>
            <w:rFonts w:eastAsiaTheme="minorHAnsi"/>
            <w:lang w:val="en-US" w:eastAsia="en-US"/>
          </w:rPr>
          <w:t>e</w:t>
        </w:r>
      </w:ins>
      <w:del w:id="83" w:author="Catarina Brancoi" w:date="2022-07-19T16:19:00Z">
        <w:r w:rsidR="00EA6534" w:rsidDel="006A0F4A">
          <w:rPr>
            <w:rFonts w:eastAsiaTheme="minorHAnsi"/>
            <w:lang w:val="en-US" w:eastAsia="en-US"/>
          </w:rPr>
          <w:delText>ing</w:delText>
        </w:r>
      </w:del>
      <w:r>
        <w:rPr>
          <w:rFonts w:eastAsiaTheme="minorHAnsi"/>
          <w:lang w:val="en-US" w:eastAsia="en-US"/>
        </w:rPr>
        <w:t xml:space="preserve"> or </w:t>
      </w:r>
      <w:del w:id="84" w:author="Catarina Brancoi" w:date="2022-07-19T16:18:00Z">
        <w:r w:rsidR="00EA6534" w:rsidDel="006A0F4A">
          <w:rPr>
            <w:rFonts w:eastAsiaTheme="minorHAnsi"/>
            <w:lang w:val="en-US" w:eastAsia="en-US"/>
          </w:rPr>
          <w:delText xml:space="preserve">to </w:delText>
        </w:r>
      </w:del>
      <w:r>
        <w:rPr>
          <w:rFonts w:eastAsiaTheme="minorHAnsi"/>
          <w:lang w:val="en-US" w:eastAsia="en-US"/>
        </w:rPr>
        <w:t>add</w:t>
      </w:r>
      <w:del w:id="85" w:author="Catarina Brancoi" w:date="2022-07-19T16:19:00Z">
        <w:r w:rsidR="00EA6534" w:rsidDel="006A0F4A">
          <w:rPr>
            <w:rFonts w:eastAsiaTheme="minorHAnsi"/>
            <w:lang w:val="en-US" w:eastAsia="en-US"/>
          </w:rPr>
          <w:delText>ing</w:delText>
        </w:r>
      </w:del>
      <w:r>
        <w:rPr>
          <w:rFonts w:eastAsiaTheme="minorHAnsi"/>
          <w:lang w:val="en-US" w:eastAsia="en-US"/>
        </w:rPr>
        <w:t xml:space="preserve"> </w:t>
      </w:r>
      <w:ins w:id="86" w:author="Catarina Brancoi" w:date="2022-07-19T16:19:00Z">
        <w:r w:rsidR="009E78B6">
          <w:rPr>
            <w:rFonts w:eastAsiaTheme="minorHAnsi"/>
            <w:lang w:val="en-US" w:eastAsia="en-US"/>
          </w:rPr>
          <w:t xml:space="preserve">any </w:t>
        </w:r>
      </w:ins>
      <w:del w:id="87" w:author="Catarina Brancoi" w:date="2022-07-19T16:19:00Z">
        <w:r w:rsidDel="009E78B6">
          <w:rPr>
            <w:rFonts w:eastAsiaTheme="minorHAnsi"/>
            <w:lang w:val="en-US" w:eastAsia="en-US"/>
          </w:rPr>
          <w:delText xml:space="preserve">some </w:delText>
        </w:r>
      </w:del>
      <w:r>
        <w:rPr>
          <w:rFonts w:eastAsiaTheme="minorHAnsi"/>
          <w:lang w:val="en-US" w:eastAsia="en-US"/>
        </w:rPr>
        <w:t xml:space="preserve">characters may </w:t>
      </w:r>
      <w:del w:id="88" w:author="Catarina Brancoi" w:date="2022-07-19T16:20:00Z">
        <w:r w:rsidDel="009E78B6">
          <w:rPr>
            <w:rFonts w:eastAsiaTheme="minorHAnsi"/>
            <w:lang w:val="en-US" w:eastAsia="en-US"/>
          </w:rPr>
          <w:delText xml:space="preserve">yield </w:delText>
        </w:r>
      </w:del>
      <w:ins w:id="89" w:author="Catarina Brancoi" w:date="2022-07-19T16:20:00Z">
        <w:r w:rsidR="009E78B6">
          <w:rPr>
            <w:rFonts w:eastAsiaTheme="minorHAnsi"/>
            <w:lang w:val="en-US" w:eastAsia="en-US"/>
          </w:rPr>
          <w:t xml:space="preserve">cause </w:t>
        </w:r>
      </w:ins>
      <w:del w:id="90" w:author="Catarina Brancoi" w:date="2022-07-19T16:20:00Z">
        <w:r w:rsidDel="009E78B6">
          <w:rPr>
            <w:rFonts w:eastAsiaTheme="minorHAnsi"/>
            <w:lang w:val="en-US" w:eastAsia="en-US"/>
          </w:rPr>
          <w:delText xml:space="preserve">into a </w:delText>
        </w:r>
      </w:del>
      <w:r>
        <w:rPr>
          <w:rFonts w:eastAsiaTheme="minorHAnsi"/>
          <w:i/>
          <w:iCs/>
          <w:lang w:val="en-US" w:eastAsia="en-US"/>
        </w:rPr>
        <w:t>ProtModel</w:t>
      </w:r>
      <w:r>
        <w:rPr>
          <w:rFonts w:eastAsiaTheme="minorHAnsi"/>
          <w:lang w:val="en-US" w:eastAsia="en-US"/>
        </w:rPr>
        <w:t xml:space="preserve"> </w:t>
      </w:r>
      <w:ins w:id="91" w:author="Catarina Brancoi" w:date="2022-07-19T16:20:00Z">
        <w:r w:rsidR="009E78B6">
          <w:rPr>
            <w:rFonts w:eastAsiaTheme="minorHAnsi"/>
            <w:lang w:val="en-US" w:eastAsia="en-US"/>
          </w:rPr>
          <w:t xml:space="preserve">to </w:t>
        </w:r>
      </w:ins>
      <w:r>
        <w:rPr>
          <w:rFonts w:eastAsiaTheme="minorHAnsi"/>
          <w:lang w:val="en-US" w:eastAsia="en-US"/>
        </w:rPr>
        <w:t xml:space="preserve">fail </w:t>
      </w:r>
      <w:r w:rsidR="00EA6534">
        <w:rPr>
          <w:rFonts w:eastAsiaTheme="minorHAnsi"/>
          <w:lang w:val="en-US" w:eastAsia="en-US"/>
        </w:rPr>
        <w:t>and such changes may be difficult to detect</w:t>
      </w:r>
      <w:r>
        <w:rPr>
          <w:rFonts w:eastAsiaTheme="minorHAnsi"/>
          <w:lang w:val="en-US" w:eastAsia="en-US"/>
        </w:rPr>
        <w:t>. We recommend to use one of the Settings.txt files of the “</w:t>
      </w:r>
      <w:r>
        <w:rPr>
          <w:rFonts w:eastAsiaTheme="minorHAnsi"/>
          <w:i/>
          <w:iCs/>
          <w:lang w:val="en-US" w:eastAsia="en-US"/>
        </w:rPr>
        <w:t>Examples</w:t>
      </w:r>
      <w:r>
        <w:rPr>
          <w:rFonts w:eastAsiaTheme="minorHAnsi"/>
          <w:iCs/>
          <w:lang w:val="en-US" w:eastAsia="en-US"/>
        </w:rPr>
        <w:t xml:space="preserve">” folder and change the values carefully. Once the framework was executed it will check Settings inputs and launch </w:t>
      </w:r>
      <w:r>
        <w:rPr>
          <w:rFonts w:eastAsiaTheme="minorHAnsi"/>
          <w:lang w:val="en-US" w:eastAsia="en-US"/>
        </w:rPr>
        <w:t xml:space="preserve">simulations, </w:t>
      </w:r>
      <w:r w:rsidR="00EA6534">
        <w:rPr>
          <w:rFonts w:eastAsiaTheme="minorHAnsi"/>
          <w:lang w:val="en-US" w:eastAsia="en-US"/>
        </w:rPr>
        <w:t>SS</w:t>
      </w:r>
      <w:r>
        <w:rPr>
          <w:rFonts w:eastAsiaTheme="minorHAnsi"/>
          <w:lang w:val="en-US" w:eastAsia="en-US"/>
        </w:rPr>
        <w:t xml:space="preserve"> calculation and the consecutive ABC analyses. Some information about the progress will be printed on the command line (see section 4.3.2).</w:t>
      </w:r>
    </w:p>
    <w:p w14:paraId="7FE858E6" w14:textId="0FA77C6C" w:rsidR="00F72397" w:rsidRDefault="00F72397" w:rsidP="00F72397">
      <w:pPr>
        <w:rPr>
          <w:rFonts w:eastAsiaTheme="minorHAnsi"/>
          <w:lang w:val="en-US" w:eastAsia="en-US"/>
        </w:rPr>
      </w:pPr>
    </w:p>
    <w:p w14:paraId="5B3AFE7A" w14:textId="6C73DE6C" w:rsidR="00F72397" w:rsidRPr="00F72397" w:rsidRDefault="00F72397" w:rsidP="00582902">
      <w:pPr>
        <w:pStyle w:val="Heading2"/>
        <w:numPr>
          <w:ilvl w:val="1"/>
          <w:numId w:val="8"/>
        </w:numPr>
        <w:rPr>
          <w:rFonts w:eastAsiaTheme="minorHAnsi"/>
          <w:lang w:val="en-US" w:eastAsia="en-US"/>
        </w:rPr>
      </w:pPr>
      <w:r w:rsidRPr="00F72397">
        <w:rPr>
          <w:rFonts w:eastAsiaTheme="minorHAnsi"/>
          <w:i/>
          <w:iCs/>
          <w:lang w:val="en-US" w:eastAsia="en-US"/>
        </w:rPr>
        <w:t>ProtModel_Cluster</w:t>
      </w:r>
    </w:p>
    <w:p w14:paraId="2E3F6829" w14:textId="130F7ECA" w:rsidR="00BC5BB3" w:rsidRDefault="0051214B" w:rsidP="00BC5BB3">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run on clusters </w:t>
      </w:r>
      <w:r w:rsidR="000F7C5A">
        <w:rPr>
          <w:rFonts w:eastAsiaTheme="minorHAnsi"/>
          <w:lang w:val="en-US" w:eastAsia="en-US"/>
        </w:rPr>
        <w:t>if</w:t>
      </w:r>
      <w:r w:rsidR="00FA0DF3">
        <w:rPr>
          <w:rFonts w:eastAsiaTheme="minorHAnsi"/>
          <w:lang w:val="en-US" w:eastAsia="en-US"/>
        </w:rPr>
        <w:t xml:space="preserve"> they are </w:t>
      </w:r>
      <w:r w:rsidR="000F7C5A">
        <w:rPr>
          <w:rFonts w:eastAsiaTheme="minorHAnsi"/>
          <w:lang w:val="en-US" w:eastAsia="en-US"/>
        </w:rPr>
        <w:t>based on</w:t>
      </w:r>
      <w:r w:rsidR="00FA0DF3">
        <w:rPr>
          <w:rFonts w:eastAsiaTheme="minorHAnsi"/>
          <w:lang w:val="en-US" w:eastAsia="en-US"/>
        </w:rPr>
        <w:t xml:space="preserve"> </w:t>
      </w:r>
      <w:r w:rsidR="00FA0DF3">
        <w:rPr>
          <w:lang w:val="en-GB"/>
        </w:rPr>
        <w:t xml:space="preserve">Linux OS environments. </w:t>
      </w:r>
      <w:r w:rsidR="00F72397">
        <w:rPr>
          <w:lang w:val="en-GB"/>
        </w:rPr>
        <w:t>It</w:t>
      </w:r>
      <w:r w:rsidR="00FA0DF3">
        <w:rPr>
          <w:rFonts w:eastAsiaTheme="minorHAnsi"/>
          <w:lang w:val="en-US" w:eastAsia="en-US"/>
        </w:rPr>
        <w:t xml:space="preserve">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in parallel without sharing memory taking advance of MPI</w:t>
      </w:r>
      <w:del w:id="92" w:author="Catarina Brancoi" w:date="2022-07-19T16:23:00Z">
        <w:r w:rsidR="00547FB7" w:rsidDel="009E78B6">
          <w:rPr>
            <w:rFonts w:eastAsiaTheme="minorHAnsi"/>
            <w:lang w:val="en-US" w:eastAsia="en-US"/>
          </w:rPr>
          <w:delText xml:space="preserve"> (</w:delText>
        </w:r>
        <w:r w:rsidR="00547FB7" w:rsidRPr="00547FB7" w:rsidDel="009E78B6">
          <w:rPr>
            <w:rFonts w:eastAsiaTheme="minorHAnsi"/>
            <w:lang w:val="en-US" w:eastAsia="en-US"/>
          </w:rPr>
          <w:delText>with many more processors</w:delText>
        </w:r>
        <w:r w:rsidR="00547FB7" w:rsidDel="009E78B6">
          <w:rPr>
            <w:rFonts w:eastAsiaTheme="minorHAnsi"/>
            <w:lang w:val="en-US" w:eastAsia="en-US"/>
          </w:rPr>
          <w:delText>)</w:delText>
        </w:r>
      </w:del>
      <w:r w:rsidR="00547FB7">
        <w:rPr>
          <w:rFonts w:eastAsiaTheme="minorHAnsi"/>
          <w:lang w:val="en-US" w:eastAsia="en-US"/>
        </w:rPr>
        <w:t xml:space="preserve"> interface. </w:t>
      </w:r>
      <w:r w:rsidR="00F72397">
        <w:rPr>
          <w:rFonts w:eastAsiaTheme="minorHAnsi"/>
          <w:lang w:val="en-US" w:eastAsia="en-US"/>
        </w:rPr>
        <w:t xml:space="preserve">Like </w:t>
      </w:r>
      <w:ins w:id="93" w:author="Catarina Brancoi" w:date="2022-07-19T16:25:00Z">
        <w:r w:rsidR="004646FC">
          <w:rPr>
            <w:rFonts w:eastAsiaTheme="minorHAnsi"/>
            <w:lang w:val="en-US" w:eastAsia="en-US"/>
          </w:rPr>
          <w:t xml:space="preserve">the </w:t>
        </w:r>
      </w:ins>
      <w:r w:rsidR="00F72397">
        <w:rPr>
          <w:rFonts w:eastAsiaTheme="minorHAnsi"/>
          <w:lang w:val="en-US" w:eastAsia="en-US"/>
        </w:rPr>
        <w:t xml:space="preserve">command line version, the user must </w:t>
      </w:r>
      <w:ins w:id="94" w:author="Catarina Brancoi" w:date="2022-07-19T16:23:00Z">
        <w:r w:rsidR="009E78B6">
          <w:rPr>
            <w:rFonts w:eastAsiaTheme="minorHAnsi"/>
            <w:lang w:val="en-US" w:eastAsia="en-US"/>
          </w:rPr>
          <w:t xml:space="preserve">manually </w:t>
        </w:r>
      </w:ins>
      <w:r w:rsidR="00F72397">
        <w:rPr>
          <w:rFonts w:eastAsiaTheme="minorHAnsi"/>
          <w:lang w:val="en-US" w:eastAsia="en-US"/>
        </w:rPr>
        <w:t xml:space="preserve">fill </w:t>
      </w:r>
      <w:del w:id="95" w:author="Catarina Brancoi" w:date="2022-07-19T16:23:00Z">
        <w:r w:rsidR="00F72397" w:rsidDel="009E78B6">
          <w:rPr>
            <w:rFonts w:eastAsiaTheme="minorHAnsi"/>
            <w:lang w:val="en-US" w:eastAsia="en-US"/>
          </w:rPr>
          <w:delText xml:space="preserve">manually </w:delText>
        </w:r>
      </w:del>
      <w:r w:rsidR="00F72397">
        <w:rPr>
          <w:rFonts w:eastAsiaTheme="minorHAnsi"/>
          <w:lang w:val="en-US" w:eastAsia="en-US"/>
        </w:rPr>
        <w:t xml:space="preserve">the Settings input file considering the biological meaning of the input values and the format of the file </w:t>
      </w:r>
      <w:del w:id="96" w:author="Catarina Brancoi" w:date="2022-07-19T16:25:00Z">
        <w:r w:rsidR="00F72397" w:rsidDel="004646FC">
          <w:rPr>
            <w:rFonts w:eastAsiaTheme="minorHAnsi"/>
            <w:lang w:val="en-US" w:eastAsia="en-US"/>
          </w:rPr>
          <w:delText xml:space="preserve">too </w:delText>
        </w:r>
      </w:del>
      <w:r w:rsidR="00F72397">
        <w:rPr>
          <w:lang w:val="en-GB"/>
        </w:rPr>
        <w:t>(see section 4.2)</w:t>
      </w:r>
      <w:r w:rsidR="00F72397">
        <w:rPr>
          <w:rFonts w:eastAsiaTheme="minorHAnsi"/>
          <w:lang w:val="en-US" w:eastAsia="en-US"/>
        </w:rPr>
        <w:t xml:space="preserve">. </w:t>
      </w:r>
      <w:r w:rsidR="00F72397">
        <w:rPr>
          <w:rFonts w:eastAsiaTheme="minorHAnsi"/>
          <w:i/>
          <w:iCs/>
          <w:lang w:val="en-US" w:eastAsia="en-US"/>
        </w:rPr>
        <w:t>ProtModel_Cluster</w:t>
      </w:r>
      <w:r w:rsidR="00F72397">
        <w:rPr>
          <w:rFonts w:eastAsiaTheme="minorHAnsi"/>
          <w:lang w:val="en-US" w:eastAsia="en-US"/>
        </w:rPr>
        <w:t xml:space="preserve"> execution will check</w:t>
      </w:r>
      <w:r w:rsidR="000F7C5A">
        <w:rPr>
          <w:rFonts w:eastAsiaTheme="minorHAnsi"/>
          <w:lang w:val="en-US" w:eastAsia="en-US"/>
        </w:rPr>
        <w:t xml:space="preserve"> the </w:t>
      </w:r>
      <w:r w:rsidR="00F72397">
        <w:rPr>
          <w:rFonts w:eastAsiaTheme="minorHAnsi"/>
          <w:iCs/>
          <w:lang w:val="en-US" w:eastAsia="en-US"/>
        </w:rPr>
        <w:t xml:space="preserve">Settings inputs and compute the </w:t>
      </w:r>
      <w:r w:rsidR="000F7C5A">
        <w:rPr>
          <w:rFonts w:eastAsiaTheme="minorHAnsi"/>
          <w:iCs/>
          <w:lang w:val="en-US" w:eastAsia="en-US"/>
        </w:rPr>
        <w:t>SS</w:t>
      </w:r>
      <w:r w:rsidR="00F72397">
        <w:rPr>
          <w:rFonts w:eastAsiaTheme="minorHAnsi"/>
          <w:iCs/>
          <w:lang w:val="en-US" w:eastAsia="en-US"/>
        </w:rPr>
        <w:t xml:space="preserve"> of the </w:t>
      </w:r>
      <w:del w:id="97" w:author="Catarina Brancoi" w:date="2022-07-19T16:29:00Z">
        <w:r w:rsidR="00F72397" w:rsidDel="001F1689">
          <w:rPr>
            <w:rFonts w:eastAsiaTheme="minorHAnsi"/>
            <w:iCs/>
            <w:lang w:val="en-US" w:eastAsia="en-US"/>
          </w:rPr>
          <w:delText>MSA</w:delText>
        </w:r>
      </w:del>
      <w:ins w:id="98" w:author="Catarina Brancoi" w:date="2022-07-19T16:29:00Z">
        <w:r w:rsidR="001F1689">
          <w:rPr>
            <w:rFonts w:eastAsiaTheme="minorHAnsi"/>
            <w:iCs/>
            <w:lang w:val="en-US" w:eastAsia="en-US"/>
          </w:rPr>
          <w:t>multiple sequence aligment (</w:t>
        </w:r>
      </w:ins>
      <w:commentRangeStart w:id="99"/>
      <w:ins w:id="100" w:author="Catarina Brancoi" w:date="2022-07-19T16:30:00Z">
        <w:r w:rsidR="001F1689">
          <w:rPr>
            <w:rFonts w:eastAsiaTheme="minorHAnsi"/>
            <w:iCs/>
            <w:lang w:val="en-US" w:eastAsia="en-US"/>
          </w:rPr>
          <w:t>MSA</w:t>
        </w:r>
        <w:commentRangeEnd w:id="99"/>
        <w:r w:rsidR="001F1689">
          <w:rPr>
            <w:rStyle w:val="CommentReference"/>
          </w:rPr>
          <w:commentReference w:id="99"/>
        </w:r>
        <w:r w:rsidR="001F1689">
          <w:rPr>
            <w:rFonts w:eastAsiaTheme="minorHAnsi"/>
            <w:iCs/>
            <w:lang w:val="en-US" w:eastAsia="en-US"/>
          </w:rPr>
          <w:t>)</w:t>
        </w:r>
      </w:ins>
      <w:r w:rsidR="00F72397">
        <w:rPr>
          <w:rFonts w:eastAsiaTheme="minorHAnsi"/>
          <w:iCs/>
          <w:lang w:val="en-US" w:eastAsia="en-US"/>
        </w:rPr>
        <w:t xml:space="preserve">, but won’t launch the simulations and their corresponding </w:t>
      </w:r>
      <w:r w:rsidR="000F7C5A">
        <w:rPr>
          <w:rFonts w:eastAsiaTheme="minorHAnsi"/>
          <w:iCs/>
          <w:lang w:val="en-US" w:eastAsia="en-US"/>
        </w:rPr>
        <w:t>SS</w:t>
      </w:r>
      <w:r w:rsidR="00F72397">
        <w:rPr>
          <w:rFonts w:eastAsiaTheme="minorHAnsi"/>
          <w:iCs/>
          <w:lang w:val="en-US" w:eastAsia="en-US"/>
        </w:rPr>
        <w:t xml:space="preserve"> calculation. While the execution, some </w:t>
      </w:r>
      <w:r w:rsidR="00F72397" w:rsidRPr="00F72397">
        <w:rPr>
          <w:rFonts w:eastAsiaTheme="minorHAnsi"/>
          <w:iCs/>
          <w:lang w:val="en-US" w:eastAsia="en-US"/>
        </w:rPr>
        <w:t>batch script</w:t>
      </w:r>
      <w:r w:rsidR="00F72397">
        <w:rPr>
          <w:rFonts w:eastAsiaTheme="minorHAnsi"/>
          <w:iCs/>
          <w:lang w:val="en-US" w:eastAsia="en-US"/>
        </w:rPr>
        <w:t xml:space="preserve"> will be created and to run simulations and their corresponding </w:t>
      </w:r>
      <w:r w:rsidR="000F7C5A">
        <w:rPr>
          <w:rFonts w:eastAsiaTheme="minorHAnsi"/>
          <w:iCs/>
          <w:lang w:val="en-US" w:eastAsia="en-US"/>
        </w:rPr>
        <w:t>SS</w:t>
      </w:r>
      <w:r w:rsidR="00F72397">
        <w:rPr>
          <w:rFonts w:eastAsiaTheme="minorHAnsi"/>
          <w:iCs/>
          <w:lang w:val="en-US" w:eastAsia="en-US"/>
        </w:rPr>
        <w:t xml:space="preserve"> calculation we have to s</w:t>
      </w:r>
      <w:r w:rsidR="00F72397" w:rsidRPr="00F72397">
        <w:rPr>
          <w:rFonts w:eastAsiaTheme="minorHAnsi"/>
          <w:iCs/>
          <w:lang w:val="en-US" w:eastAsia="en-US"/>
        </w:rPr>
        <w:t>ubmit a</w:t>
      </w:r>
      <w:r w:rsidR="00F72397">
        <w:rPr>
          <w:rFonts w:eastAsiaTheme="minorHAnsi"/>
          <w:iCs/>
          <w:lang w:val="en-US" w:eastAsia="en-US"/>
        </w:rPr>
        <w:t xml:space="preserve"> master</w:t>
      </w:r>
      <w:r w:rsidR="00F72397" w:rsidRPr="00F72397">
        <w:rPr>
          <w:rFonts w:eastAsiaTheme="minorHAnsi"/>
          <w:iCs/>
          <w:lang w:val="en-US" w:eastAsia="en-US"/>
        </w:rPr>
        <w:t xml:space="preserve"> batch script</w:t>
      </w:r>
      <w:r w:rsidR="00F72397">
        <w:rPr>
          <w:rFonts w:eastAsiaTheme="minorHAnsi"/>
          <w:iCs/>
          <w:lang w:val="en-US" w:eastAsia="en-US"/>
        </w:rPr>
        <w:t xml:space="preserve"> </w:t>
      </w:r>
      <w:r w:rsidR="00F72397">
        <w:rPr>
          <w:rFonts w:eastAsiaTheme="minorHAnsi"/>
          <w:lang w:val="en-US" w:eastAsia="en-US"/>
        </w:rPr>
        <w:t>called “</w:t>
      </w:r>
      <w:r w:rsidR="00F72397">
        <w:rPr>
          <w:rFonts w:eastAsiaTheme="minorHAnsi"/>
          <w:i/>
          <w:iCs/>
          <w:lang w:val="en-US" w:eastAsia="en-US"/>
        </w:rPr>
        <w:t>launch_Simu.sh</w:t>
      </w:r>
      <w:r w:rsidR="00F72397">
        <w:rPr>
          <w:rFonts w:eastAsiaTheme="minorHAnsi"/>
          <w:iCs/>
          <w:lang w:val="en-US" w:eastAsia="en-US"/>
        </w:rPr>
        <w:t>” to Slurm (</w:t>
      </w:r>
      <w:r w:rsidR="00F72397" w:rsidRPr="00F72397">
        <w:rPr>
          <w:rFonts w:eastAsiaTheme="minorHAnsi"/>
          <w:iCs/>
          <w:lang w:val="en-US" w:eastAsia="en-US"/>
        </w:rPr>
        <w:t>a task and cluster management system</w:t>
      </w:r>
      <w:r w:rsidR="00F72397">
        <w:rPr>
          <w:rFonts w:eastAsiaTheme="minorHAnsi"/>
          <w:iCs/>
          <w:lang w:val="en-US" w:eastAsia="en-US"/>
        </w:rPr>
        <w:t>).</w:t>
      </w:r>
      <w:r w:rsidR="00F72397">
        <w:rPr>
          <w:rFonts w:eastAsiaTheme="minorHAnsi"/>
          <w:lang w:val="en-US" w:eastAsia="en-US"/>
        </w:rPr>
        <w:t xml:space="preserve"> Once the analysis finished, we will find the same output files and folders</w:t>
      </w:r>
      <w:r w:rsidR="00BC5BB3">
        <w:rPr>
          <w:rFonts w:eastAsiaTheme="minorHAnsi"/>
          <w:lang w:val="en-US" w:eastAsia="en-US"/>
        </w:rPr>
        <w:t xml:space="preserve"> as in a local computer execution</w:t>
      </w:r>
      <w:r w:rsidR="00F72397">
        <w:rPr>
          <w:rFonts w:eastAsiaTheme="minorHAnsi"/>
          <w:lang w:val="en-US" w:eastAsia="en-US"/>
        </w:rPr>
        <w:t xml:space="preserve"> (see section 4.4)</w:t>
      </w:r>
      <w:r w:rsidR="00BC5BB3">
        <w:rPr>
          <w:rFonts w:eastAsiaTheme="minorHAnsi"/>
          <w:lang w:val="en-US" w:eastAsia="en-US"/>
        </w:rPr>
        <w:t xml:space="preserve">. However, the user has to perform the ABC estimation in their computer because the cluster </w:t>
      </w:r>
      <w:commentRangeStart w:id="101"/>
      <w:commentRangeStart w:id="102"/>
      <w:r w:rsidR="00BC5BB3">
        <w:rPr>
          <w:rFonts w:eastAsiaTheme="minorHAnsi"/>
          <w:lang w:val="en-US" w:eastAsia="en-US"/>
        </w:rPr>
        <w:t>don’t</w:t>
      </w:r>
      <w:commentRangeEnd w:id="101"/>
      <w:r w:rsidR="006A0F4A">
        <w:rPr>
          <w:rStyle w:val="CommentReference"/>
        </w:rPr>
        <w:commentReference w:id="101"/>
      </w:r>
      <w:commentRangeEnd w:id="102"/>
      <w:r w:rsidR="004646FC">
        <w:rPr>
          <w:rStyle w:val="CommentReference"/>
        </w:rPr>
        <w:commentReference w:id="102"/>
      </w:r>
      <w:r w:rsidR="00BC5BB3">
        <w:rPr>
          <w:rFonts w:eastAsiaTheme="minorHAnsi"/>
          <w:lang w:val="en-US" w:eastAsia="en-US"/>
        </w:rPr>
        <w:t xml:space="preserve"> have an updated R version whit the ABC library (see section 4.3.2). Everything needed to carry out the ABC estimation will be placed in the “</w:t>
      </w:r>
      <w:r w:rsidR="00BC5BB3" w:rsidRPr="00BC5BB3">
        <w:rPr>
          <w:rFonts w:eastAsiaTheme="minorHAnsi"/>
          <w:i/>
          <w:iCs/>
          <w:lang w:val="en-US" w:eastAsia="en-US"/>
        </w:rPr>
        <w:t>ABCOutputs</w:t>
      </w:r>
      <w:r w:rsidR="00BC5BB3">
        <w:rPr>
          <w:rFonts w:eastAsiaTheme="minorHAnsi"/>
          <w:lang w:val="en-US" w:eastAsia="en-US"/>
        </w:rPr>
        <w:t>” folder, the</w:t>
      </w:r>
      <w:del w:id="103" w:author="Catarina Brancoi" w:date="2022-07-19T16:28:00Z">
        <w:r w:rsidR="00BC5BB3" w:rsidDel="004646FC">
          <w:rPr>
            <w:rFonts w:eastAsiaTheme="minorHAnsi"/>
            <w:lang w:val="en-US" w:eastAsia="en-US"/>
          </w:rPr>
          <w:delText>y</w:delText>
        </w:r>
      </w:del>
      <w:r w:rsidR="00BC5BB3">
        <w:rPr>
          <w:rFonts w:eastAsiaTheme="minorHAnsi"/>
          <w:lang w:val="en-US" w:eastAsia="en-US"/>
        </w:rPr>
        <w:t xml:space="preserve"> user only </w:t>
      </w:r>
      <w:del w:id="104" w:author="Catarina Brancoi" w:date="2022-07-19T16:28:00Z">
        <w:r w:rsidR="00BC5BB3" w:rsidDel="004646FC">
          <w:rPr>
            <w:rFonts w:eastAsiaTheme="minorHAnsi"/>
            <w:lang w:val="en-US" w:eastAsia="en-US"/>
          </w:rPr>
          <w:delText xml:space="preserve">must </w:delText>
        </w:r>
      </w:del>
      <w:ins w:id="105" w:author="Catarina Brancoi" w:date="2022-07-19T16:28:00Z">
        <w:r w:rsidR="004646FC">
          <w:rPr>
            <w:rFonts w:eastAsiaTheme="minorHAnsi"/>
            <w:lang w:val="en-US" w:eastAsia="en-US"/>
          </w:rPr>
          <w:t xml:space="preserve">needs to </w:t>
        </w:r>
      </w:ins>
      <w:r w:rsidR="00BC5BB3">
        <w:rPr>
          <w:rFonts w:eastAsiaTheme="minorHAnsi"/>
          <w:lang w:val="en-US" w:eastAsia="en-US"/>
        </w:rPr>
        <w:t>change the directory rout of the “</w:t>
      </w:r>
      <w:r w:rsidR="00BC5BB3" w:rsidRPr="006E4121">
        <w:rPr>
          <w:i/>
          <w:iCs/>
          <w:lang w:val="en-US"/>
        </w:rPr>
        <w:t>ABCAnalysis.r</w:t>
      </w:r>
      <w:r w:rsidR="00BC5BB3">
        <w:rPr>
          <w:rFonts w:eastAsiaTheme="minorHAnsi"/>
          <w:lang w:val="en-US" w:eastAsia="en-US"/>
        </w:rPr>
        <w:t>” file.</w:t>
      </w:r>
    </w:p>
    <w:p w14:paraId="24C9C8B6" w14:textId="77777777" w:rsidR="00582902" w:rsidRDefault="00582902" w:rsidP="00582902">
      <w:pPr>
        <w:pStyle w:val="Heading1"/>
        <w:numPr>
          <w:ilvl w:val="0"/>
          <w:numId w:val="8"/>
        </w:numPr>
        <w:rPr>
          <w:rFonts w:eastAsiaTheme="minorHAnsi"/>
          <w:lang w:val="en-US" w:eastAsia="en-US"/>
        </w:rPr>
      </w:pPr>
      <w:bookmarkStart w:id="106" w:name="_Toc105763147"/>
      <w:r>
        <w:rPr>
          <w:rFonts w:eastAsiaTheme="minorHAnsi"/>
          <w:lang w:val="en-US" w:eastAsia="en-US"/>
        </w:rPr>
        <w:t>Executables and compilation</w:t>
      </w:r>
      <w:bookmarkEnd w:id="106"/>
    </w:p>
    <w:p w14:paraId="408DBC76" w14:textId="583623E3"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r>
        <w:fldChar w:fldCharType="begin"/>
      </w:r>
      <w:r w:rsidRPr="000D4580">
        <w:rPr>
          <w:lang w:val="en-US"/>
          <w:rPrChange w:id="107" w:author="Catarina Brancoi" w:date="2022-07-20T10:13:00Z">
            <w:rPr/>
          </w:rPrChange>
        </w:rPr>
        <w:instrText xml:space="preserve"> HYPERLINK "https://www.python.org/downloads/" </w:instrText>
      </w:r>
      <w:r>
        <w:fldChar w:fldCharType="separate"/>
      </w:r>
      <w:r w:rsidR="00582902" w:rsidRPr="008C38C2">
        <w:rPr>
          <w:rStyle w:val="Hyperlink"/>
          <w:rFonts w:eastAsiaTheme="minorHAnsi"/>
          <w:lang w:val="en-US" w:eastAsia="en-US"/>
        </w:rPr>
        <w:t>https://www.python.org/downloads/</w:t>
      </w:r>
      <w:r>
        <w:rPr>
          <w:rStyle w:val="Hyperlink"/>
          <w:rFonts w:eastAsiaTheme="minorHAnsi"/>
          <w:lang w:val="en-US" w:eastAsia="en-US"/>
        </w:rPr>
        <w:fldChar w:fldCharType="end"/>
      </w:r>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0E5B5F">
        <w:rPr>
          <w:rFonts w:eastAsiaTheme="minorHAnsi"/>
          <w:lang w:val="en-US" w:eastAsia="en-US"/>
        </w:rPr>
        <w:t>, as well some libraries,</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w:t>
      </w:r>
      <w:r w:rsidR="00543E70">
        <w:rPr>
          <w:rFonts w:eastAsiaTheme="minorHAnsi"/>
          <w:lang w:val="en-US" w:eastAsia="en-US"/>
        </w:rPr>
        <w:t xml:space="preserve">by the user </w:t>
      </w:r>
      <w:r w:rsidR="00582902">
        <w:rPr>
          <w:rFonts w:eastAsiaTheme="minorHAnsi"/>
          <w:lang w:val="en-US" w:eastAsia="en-US"/>
        </w:rPr>
        <w:t>(Table 1)</w:t>
      </w:r>
      <w:r w:rsidR="00657513">
        <w:rPr>
          <w:rFonts w:eastAsiaTheme="minorHAnsi"/>
          <w:lang w:val="en-US" w:eastAsia="en-US"/>
        </w:rPr>
        <w:t xml:space="preserve"> Note that some python libraries may be already installed by default</w:t>
      </w:r>
      <w:r w:rsidR="00582902">
        <w:rPr>
          <w:rFonts w:eastAsiaTheme="minorHAnsi"/>
          <w:lang w:val="en-US" w:eastAsia="en-US"/>
        </w:rPr>
        <w:t xml:space="preserve">.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r w:rsidR="00F96B47" w:rsidRPr="00157CB5">
        <w:rPr>
          <w:i/>
          <w:lang w:val="en-US"/>
        </w:rPr>
        <w:t>library_name</w:t>
      </w:r>
      <w:r w:rsidR="00F96B47" w:rsidRPr="00157CB5">
        <w:rPr>
          <w:lang w:val="en-US"/>
        </w:rPr>
        <w:t>")</w:t>
      </w:r>
      <w:r w:rsidR="00543E70">
        <w:rPr>
          <w:lang w:val="en-US"/>
        </w:rPr>
        <w:t xml:space="preserve"> in the terminal</w:t>
      </w:r>
      <w:r w:rsidR="00F96B47">
        <w:rPr>
          <w:lang w:val="en-US"/>
        </w:rPr>
        <w:t xml:space="preserve"> or, in the case of R, by the command </w:t>
      </w:r>
      <w:r w:rsidR="007764E5" w:rsidRPr="00157CB5">
        <w:rPr>
          <w:lang w:val="en-US"/>
        </w:rPr>
        <w:t>install.packages("</w:t>
      </w:r>
      <w:r w:rsidR="007764E5" w:rsidRPr="00157CB5">
        <w:rPr>
          <w:i/>
          <w:lang w:val="en-US"/>
        </w:rPr>
        <w:t>library_name</w:t>
      </w:r>
      <w:r w:rsidR="007764E5" w:rsidRPr="00157CB5">
        <w:rPr>
          <w:lang w:val="en-US"/>
        </w:rPr>
        <w:t>")</w:t>
      </w:r>
      <w:r w:rsidR="000E5B5F">
        <w:rPr>
          <w:lang w:val="en-US"/>
        </w:rPr>
        <w:t xml:space="preserve"> </w:t>
      </w:r>
      <w:r w:rsidR="00543E70">
        <w:rPr>
          <w:lang w:val="en-US"/>
        </w:rPr>
        <w:t xml:space="preserve">in the R </w:t>
      </w:r>
      <w:r w:rsidR="00657513">
        <w:rPr>
          <w:lang w:val="en-US"/>
        </w:rPr>
        <w:t>environment</w:t>
      </w:r>
      <w:r w:rsidR="00F96B47">
        <w:rPr>
          <w:lang w:val="en-US"/>
        </w:rPr>
        <w:t>. S</w:t>
      </w:r>
      <w:r w:rsidR="007764E5" w:rsidRPr="00157CB5">
        <w:rPr>
          <w:lang w:val="en-US"/>
        </w:rPr>
        <w:t xml:space="preserve">ee further details in </w:t>
      </w:r>
      <w:r>
        <w:fldChar w:fldCharType="begin"/>
      </w:r>
      <w:r w:rsidRPr="00F2449B">
        <w:rPr>
          <w:lang w:val="en-US"/>
          <w:rPrChange w:id="108" w:author="Catarina Brancoi" w:date="2022-07-19T13:40:00Z">
            <w:rPr/>
          </w:rPrChange>
        </w:rPr>
        <w:instrText xml:space="preserve"> HYPERLINK "https://docs.python.org/3/installing/index.html" </w:instrText>
      </w:r>
      <w:r>
        <w:fldChar w:fldCharType="separate"/>
      </w:r>
      <w:r w:rsidR="00F96B47" w:rsidRPr="00D47097">
        <w:rPr>
          <w:rStyle w:val="Hyperlink"/>
          <w:lang w:val="en-US"/>
        </w:rPr>
        <w:t>https://docs.python.org/3/installing/index.html</w:t>
      </w:r>
      <w:r>
        <w:rPr>
          <w:rStyle w:val="Hyperlink"/>
          <w:lang w:val="en-US"/>
        </w:rPr>
        <w:fldChar w:fldCharType="end"/>
      </w:r>
      <w:r w:rsidR="00F96B47">
        <w:rPr>
          <w:lang w:val="en-US"/>
        </w:rPr>
        <w:t xml:space="preserve">,  </w:t>
      </w:r>
      <w:r>
        <w:fldChar w:fldCharType="begin"/>
      </w:r>
      <w:r w:rsidRPr="00F2449B">
        <w:rPr>
          <w:lang w:val="en-US"/>
          <w:rPrChange w:id="109" w:author="Catarina Brancoi" w:date="2022-07-19T13:40:00Z">
            <w:rPr/>
          </w:rPrChange>
        </w:rPr>
        <w:instrText xml:space="preserve"> HYPERLINK "http://cran.r-project.org/doc/manuals/R-admin.html" \l "Installing-packages" </w:instrText>
      </w:r>
      <w:r>
        <w:fldChar w:fldCharType="separate"/>
      </w:r>
      <w:r w:rsidR="007764E5" w:rsidRPr="003C36D0">
        <w:rPr>
          <w:rStyle w:val="Hyperlink"/>
          <w:lang w:val="en-US"/>
        </w:rPr>
        <w:t>http://cran.r-project.org/doc/manuals/R-admin.html#Installing-packages</w:t>
      </w:r>
      <w:r>
        <w:rPr>
          <w:rStyle w:val="Hyperlink"/>
          <w:lang w:val="en-US"/>
        </w:rPr>
        <w:fldChar w:fldCharType="end"/>
      </w:r>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25DA5B42"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r w:rsidRPr="00F96B47">
        <w:rPr>
          <w:rFonts w:ascii="Courier New" w:hAnsi="Courier New" w:cs="Courier New"/>
          <w:i/>
          <w:sz w:val="18"/>
          <w:szCs w:val="18"/>
          <w:lang w:val="en-US"/>
        </w:rPr>
        <w:t>numpy</w:t>
      </w:r>
    </w:p>
    <w:p w14:paraId="44EBABEC" w14:textId="77777777" w:rsidR="000E5B5F" w:rsidRDefault="000E5B5F" w:rsidP="000E5B5F">
      <w:pPr>
        <w:widowControl w:val="0"/>
        <w:autoSpaceDE w:val="0"/>
        <w:autoSpaceDN w:val="0"/>
        <w:adjustRightInd w:val="0"/>
        <w:rPr>
          <w:rFonts w:ascii="Courier New" w:hAnsi="Courier New" w:cs="Courier New"/>
          <w:i/>
          <w:sz w:val="18"/>
          <w:szCs w:val="18"/>
          <w:lang w:val="en-US"/>
        </w:rPr>
      </w:pPr>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r w:rsidRPr="00715E8C">
        <w:rPr>
          <w:rFonts w:ascii="Courier New" w:hAnsi="Courier New" w:cs="Courier New"/>
          <w:i/>
          <w:sz w:val="18"/>
          <w:szCs w:val="18"/>
          <w:lang w:val="en-US"/>
        </w:rPr>
        <w:t>install.packages("</w:t>
      </w:r>
      <w:r w:rsidR="00F96B47">
        <w:rPr>
          <w:rFonts w:ascii="Courier New" w:hAnsi="Courier New" w:cs="Courier New"/>
          <w:i/>
          <w:sz w:val="18"/>
          <w:szCs w:val="18"/>
          <w:lang w:val="en-US"/>
        </w:rPr>
        <w:t>abc</w:t>
      </w:r>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0CE1263C" w14:textId="300BAD22" w:rsidR="00F72397" w:rsidRPr="00657513" w:rsidRDefault="00582902" w:rsidP="00582902">
      <w:pPr>
        <w:rPr>
          <w:rFonts w:eastAsiaTheme="minorHAnsi"/>
          <w:i/>
          <w:iCs/>
          <w:lang w:val="en-US" w:eastAsia="en-US"/>
        </w:rPr>
      </w:pPr>
      <w:r>
        <w:rPr>
          <w:rFonts w:eastAsiaTheme="minorHAnsi"/>
          <w:lang w:val="en-US" w:eastAsia="en-US"/>
        </w:rPr>
        <w:t>Our program works using</w:t>
      </w:r>
      <w:r w:rsidR="00543E70">
        <w:rPr>
          <w:rFonts w:eastAsiaTheme="minorHAnsi"/>
          <w:lang w:val="en-US" w:eastAsia="en-US"/>
        </w:rPr>
        <w:t xml:space="preserve"> the</w:t>
      </w:r>
      <w:r>
        <w:rPr>
          <w:rFonts w:eastAsiaTheme="minorHAnsi"/>
          <w:lang w:val="en-US" w:eastAsia="en-US"/>
        </w:rPr>
        <w:t xml:space="preserve"> </w:t>
      </w:r>
      <w:r w:rsidRPr="006362EB">
        <w:rPr>
          <w:rFonts w:eastAsiaTheme="minorHAnsi"/>
          <w:i/>
          <w:iCs/>
          <w:lang w:val="en-US" w:eastAsia="en-US"/>
        </w:rPr>
        <w:t>ProteinEvolverProtABC</w:t>
      </w:r>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and</w:t>
      </w:r>
      <w:r w:rsidR="00543E70">
        <w:rPr>
          <w:rFonts w:eastAsiaTheme="minorHAnsi"/>
          <w:lang w:val="en-US" w:eastAsia="en-US"/>
        </w:rPr>
        <w:t xml:space="preserve"> the </w:t>
      </w:r>
      <w:r>
        <w:rPr>
          <w:rFonts w:eastAsiaTheme="minorHAnsi"/>
          <w:lang w:val="en-US" w:eastAsia="en-US"/>
        </w:rPr>
        <w:t xml:space="preserve"> </w:t>
      </w:r>
      <w:r w:rsidRPr="006362EB">
        <w:rPr>
          <w:rFonts w:eastAsiaTheme="minorHAnsi"/>
          <w:i/>
          <w:iCs/>
          <w:lang w:val="en-US" w:eastAsia="en-US"/>
        </w:rPr>
        <w:t xml:space="preserve">DeltaGREM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w:t>
      </w:r>
      <w:r w:rsidR="00657513">
        <w:rPr>
          <w:rFonts w:eastAsiaTheme="minorHAnsi"/>
          <w:lang w:val="en-US" w:eastAsia="en-US"/>
        </w:rPr>
        <w:t>,</w:t>
      </w:r>
      <w:r>
        <w:rPr>
          <w:rFonts w:eastAsiaTheme="minorHAnsi"/>
          <w:lang w:val="en-US" w:eastAsia="en-US"/>
        </w:rPr>
        <w:t xml:space="preserve">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w:t>
      </w:r>
      <w:r w:rsidR="00543E70">
        <w:rPr>
          <w:rFonts w:eastAsiaTheme="minorHAnsi"/>
          <w:lang w:val="en-US" w:eastAsia="en-US"/>
        </w:rPr>
        <w:t>all of them</w:t>
      </w:r>
      <w:r>
        <w:rPr>
          <w:rFonts w:eastAsiaTheme="minorHAnsi"/>
          <w:lang w:val="en-US" w:eastAsia="en-US"/>
        </w:rPr>
        <w:t xml:space="preserve"> </w:t>
      </w:r>
      <w:r w:rsidR="00543E70">
        <w:rPr>
          <w:rFonts w:eastAsiaTheme="minorHAnsi"/>
          <w:lang w:val="en-US" w:eastAsia="en-US"/>
        </w:rPr>
        <w:t xml:space="preserve">should </w:t>
      </w:r>
      <w:r>
        <w:rPr>
          <w:rFonts w:eastAsiaTheme="minorHAnsi"/>
          <w:lang w:val="en-US" w:eastAsia="en-US"/>
        </w:rPr>
        <w:t xml:space="preserve">not be modified by the user.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w:t>
      </w:r>
      <w:r w:rsidR="00543E70">
        <w:rPr>
          <w:rFonts w:eastAsiaTheme="minorHAnsi"/>
          <w:lang w:val="en-US" w:eastAsia="en-US"/>
        </w:rPr>
        <w:t>should</w:t>
      </w:r>
      <w:r w:rsidR="007764E5">
        <w:rPr>
          <w:rFonts w:eastAsiaTheme="minorHAnsi"/>
          <w:lang w:val="en-US" w:eastAsia="en-US"/>
        </w:rPr>
        <w:t xml:space="preserve">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commentRangeStart w:id="110"/>
      <w:r w:rsidR="00484A87" w:rsidRPr="00484A87">
        <w:rPr>
          <w:rFonts w:eastAsiaTheme="minorHAnsi"/>
          <w:i/>
          <w:iCs/>
          <w:lang w:val="en-US" w:eastAsia="en-US"/>
        </w:rPr>
        <w:t>ProtModel</w:t>
      </w:r>
      <w:commentRangeEnd w:id="110"/>
      <w:r w:rsidR="001F1689">
        <w:rPr>
          <w:rStyle w:val="CommentReference"/>
        </w:rPr>
        <w:commentReference w:id="110"/>
      </w:r>
      <w:r w:rsidR="00484A87" w:rsidRPr="00484A87">
        <w:rPr>
          <w:rFonts w:eastAsiaTheme="minorHAnsi"/>
          <w:lang w:val="en-US" w:eastAsia="en-US"/>
        </w:rPr>
        <w:t>.</w:t>
      </w:r>
    </w:p>
    <w:p w14:paraId="77ECB459" w14:textId="5BED582B" w:rsidR="00582902" w:rsidRDefault="00582902" w:rsidP="00582902">
      <w:pPr>
        <w:widowControl w:val="0"/>
        <w:autoSpaceDE w:val="0"/>
        <w:autoSpaceDN w:val="0"/>
        <w:adjustRightInd w:val="0"/>
        <w:rPr>
          <w:lang w:val="en-GB"/>
        </w:rPr>
      </w:pPr>
      <w:r w:rsidRPr="00A238EF">
        <w:rPr>
          <w:i/>
          <w:iCs/>
          <w:lang w:val="en-US"/>
        </w:rPr>
        <w:lastRenderedPageBreak/>
        <w:t>ProtModel</w:t>
      </w:r>
      <w:r>
        <w:rPr>
          <w:lang w:val="en-US"/>
        </w:rPr>
        <w:t xml:space="preserve"> </w:t>
      </w:r>
      <w:r w:rsidRPr="007A4194">
        <w:rPr>
          <w:lang w:val="en-GB"/>
        </w:rPr>
        <w:t xml:space="preserve">must be compiled for the OS </w:t>
      </w:r>
      <w:r w:rsidRPr="00F67507">
        <w:rPr>
          <w:lang w:val="en-US"/>
        </w:rPr>
        <w:t xml:space="preserve">through a Makefile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r w:rsidRPr="00A238EF">
        <w:rPr>
          <w:rFonts w:eastAsiaTheme="minorHAnsi"/>
          <w:i/>
          <w:iCs/>
          <w:lang w:val="en-US" w:eastAsia="en-US"/>
        </w:rPr>
        <w:t>ProteinEvolverProtABC</w:t>
      </w:r>
      <w:r>
        <w:rPr>
          <w:rFonts w:eastAsiaTheme="minorHAnsi"/>
          <w:lang w:val="en-US" w:eastAsia="en-US"/>
        </w:rPr>
        <w:t xml:space="preserve"> and </w:t>
      </w:r>
      <w:r w:rsidRPr="00A238EF">
        <w:rPr>
          <w:rFonts w:eastAsiaTheme="minorHAnsi"/>
          <w:i/>
          <w:iCs/>
          <w:lang w:val="en-US" w:eastAsia="en-US"/>
        </w:rPr>
        <w:t>DeltaGREM</w:t>
      </w:r>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ListTable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r w:rsidRPr="004147DC">
              <w:rPr>
                <w:b w:val="0"/>
                <w:bCs w:val="0"/>
                <w:lang w:val="en-GB"/>
              </w:rPr>
              <w:t>abc</w:t>
            </w:r>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r w:rsidRPr="004147DC">
              <w:rPr>
                <w:b w:val="0"/>
                <w:bCs w:val="0"/>
                <w:lang w:val="en-GB"/>
              </w:rPr>
              <w:t>os</w:t>
            </w:r>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r w:rsidRPr="004147DC">
              <w:rPr>
                <w:b w:val="0"/>
                <w:bCs w:val="0"/>
                <w:lang w:val="en-GB"/>
              </w:rPr>
              <w:t>Biopython</w:t>
            </w:r>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r w:rsidRPr="004147DC">
              <w:rPr>
                <w:b w:val="0"/>
                <w:bCs w:val="0"/>
                <w:lang w:val="en-GB"/>
              </w:rPr>
              <w:t>numpy</w:t>
            </w:r>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r w:rsidR="005869EC" w:rsidRPr="005869EC"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5869EC" w:rsidRDefault="005869EC" w:rsidP="0018583C">
            <w:pPr>
              <w:widowControl w:val="0"/>
              <w:autoSpaceDE w:val="0"/>
              <w:autoSpaceDN w:val="0"/>
              <w:adjustRightInd w:val="0"/>
              <w:rPr>
                <w:b w:val="0"/>
                <w:bCs w:val="0"/>
                <w:lang w:val="en-GB"/>
              </w:rPr>
            </w:pPr>
            <w:r w:rsidRPr="005869EC">
              <w:rPr>
                <w:b w:val="0"/>
                <w:bCs w:val="0"/>
                <w:lang w:val="en-GB"/>
              </w:rPr>
              <w:t>threading</w:t>
            </w:r>
          </w:p>
        </w:tc>
        <w:tc>
          <w:tcPr>
            <w:tcW w:w="2829" w:type="dxa"/>
            <w:shd w:val="clear" w:color="auto" w:fill="auto"/>
          </w:tcPr>
          <w:p w14:paraId="30B1A170" w14:textId="0AC9BE56"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298B078D" w14:textId="58F6D330"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5869EC" w:rsidRDefault="005869EC" w:rsidP="0018583C">
            <w:pPr>
              <w:widowControl w:val="0"/>
              <w:autoSpaceDE w:val="0"/>
              <w:autoSpaceDN w:val="0"/>
              <w:adjustRightInd w:val="0"/>
              <w:rPr>
                <w:b w:val="0"/>
                <w:bCs w:val="0"/>
                <w:lang w:val="en-GB"/>
              </w:rPr>
            </w:pPr>
            <w:r w:rsidRPr="005869EC">
              <w:rPr>
                <w:b w:val="0"/>
                <w:bCs w:val="0"/>
                <w:lang w:val="en-GB"/>
              </w:rPr>
              <w:t>tkinter</w:t>
            </w:r>
          </w:p>
        </w:tc>
        <w:tc>
          <w:tcPr>
            <w:tcW w:w="2829" w:type="dxa"/>
            <w:shd w:val="clear" w:color="auto" w:fill="F2F2F2" w:themeFill="background1" w:themeFillShade="F2"/>
          </w:tcPr>
          <w:p w14:paraId="0767105B" w14:textId="24282D8B"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7EB26D6" w14:textId="09A3C388"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r w:rsidR="005869EC" w:rsidRPr="005869EC"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5869EC" w:rsidRDefault="005869EC" w:rsidP="0018583C">
            <w:pPr>
              <w:widowControl w:val="0"/>
              <w:autoSpaceDE w:val="0"/>
              <w:autoSpaceDN w:val="0"/>
              <w:adjustRightInd w:val="0"/>
              <w:rPr>
                <w:b w:val="0"/>
                <w:bCs w:val="0"/>
                <w:lang w:val="en-GB"/>
              </w:rPr>
            </w:pPr>
            <w:r w:rsidRPr="005869EC">
              <w:rPr>
                <w:b w:val="0"/>
                <w:bCs w:val="0"/>
                <w:lang w:val="en-GB"/>
              </w:rPr>
              <w:t>tkmacosx</w:t>
            </w:r>
          </w:p>
        </w:tc>
        <w:tc>
          <w:tcPr>
            <w:tcW w:w="2829" w:type="dxa"/>
            <w:shd w:val="clear" w:color="auto" w:fill="auto"/>
          </w:tcPr>
          <w:p w14:paraId="4490FD40" w14:textId="3467E385"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0950590B" w14:textId="6A90FA57"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5869EC" w:rsidRDefault="005869EC" w:rsidP="0018583C">
            <w:pPr>
              <w:widowControl w:val="0"/>
              <w:autoSpaceDE w:val="0"/>
              <w:autoSpaceDN w:val="0"/>
              <w:adjustRightInd w:val="0"/>
              <w:rPr>
                <w:b w:val="0"/>
                <w:bCs w:val="0"/>
                <w:lang w:val="en-GB"/>
              </w:rPr>
            </w:pPr>
            <w:r>
              <w:rPr>
                <w:b w:val="0"/>
                <w:bCs w:val="0"/>
                <w:lang w:val="en-GB"/>
              </w:rPr>
              <w:t>time</w:t>
            </w:r>
          </w:p>
        </w:tc>
        <w:tc>
          <w:tcPr>
            <w:tcW w:w="2829" w:type="dxa"/>
            <w:shd w:val="clear" w:color="auto" w:fill="F2F2F2" w:themeFill="background1" w:themeFillShade="F2"/>
          </w:tcPr>
          <w:p w14:paraId="44B1E233" w14:textId="10903DBC"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3F9F42" w14:textId="56E0D5D0"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Heading1"/>
        <w:numPr>
          <w:ilvl w:val="0"/>
          <w:numId w:val="8"/>
        </w:numPr>
        <w:rPr>
          <w:lang w:val="en-GB"/>
        </w:rPr>
      </w:pPr>
      <w:bookmarkStart w:id="111" w:name="_Toc105763149"/>
      <w:r w:rsidRPr="00A238EF">
        <w:rPr>
          <w:i/>
          <w:iCs/>
          <w:lang w:val="en-GB"/>
        </w:rPr>
        <w:t>ProtModel</w:t>
      </w:r>
      <w:r>
        <w:rPr>
          <w:lang w:val="en-GB"/>
        </w:rPr>
        <w:t xml:space="preserve"> usage</w:t>
      </w:r>
      <w:bookmarkEnd w:id="111"/>
    </w:p>
    <w:p w14:paraId="71596451" w14:textId="02D0E65A" w:rsidR="00582902" w:rsidRPr="00F67507"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0D6A5E28" w14:textId="138705F8"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ins w:id="112" w:author="Catarina Brancoi" w:date="2022-07-20T10:21:00Z">
        <w:r w:rsidR="004F1ABA" w:rsidRPr="004F1ABA">
          <w:rPr>
            <w:b/>
            <w:bCs/>
            <w:lang w:val="en-US"/>
            <w:rPrChange w:id="113" w:author="Catarina Brancoi" w:date="2022-07-20T10:22:00Z">
              <w:rPr>
                <w:lang w:val="en-US"/>
              </w:rPr>
            </w:rPrChange>
          </w:rPr>
          <w:t>:</w:t>
        </w:r>
      </w:ins>
      <w:del w:id="114" w:author="Catarina Brancoi" w:date="2022-07-20T10:21:00Z">
        <w:r w:rsidRPr="00F67507" w:rsidDel="004F1ABA">
          <w:rPr>
            <w:lang w:val="en-US"/>
          </w:rPr>
          <w:delText>.</w:delText>
        </w:r>
      </w:del>
      <w:r w:rsidRPr="00F67507">
        <w:rPr>
          <w:lang w:val="en-US"/>
        </w:rPr>
        <w:t xml:space="preserve"> Th</w:t>
      </w:r>
      <w:ins w:id="115" w:author="Catarina Brancoi" w:date="2022-07-20T10:18:00Z">
        <w:r w:rsidR="004F1ABA">
          <w:rPr>
            <w:lang w:val="en-US"/>
          </w:rPr>
          <w:t>is</w:t>
        </w:r>
      </w:ins>
      <w:del w:id="116" w:author="Catarina Brancoi" w:date="2022-07-20T10:18:00Z">
        <w:r w:rsidRPr="00F67507" w:rsidDel="004F1ABA">
          <w:rPr>
            <w:lang w:val="en-US"/>
          </w:rPr>
          <w:delText>is</w:delText>
        </w:r>
      </w:del>
      <w:r w:rsidRPr="00F67507">
        <w:rPr>
          <w:lang w:val="en-US"/>
        </w:rPr>
        <w:t xml:space="preserve"> </w:t>
      </w:r>
      <w:del w:id="117" w:author="Catarina Brancoi" w:date="2022-07-20T10:17:00Z">
        <w:r w:rsidRPr="00F67507" w:rsidDel="004F1ABA">
          <w:rPr>
            <w:lang w:val="en-US"/>
          </w:rPr>
          <w:delText xml:space="preserve">input </w:delText>
        </w:r>
      </w:del>
      <w:r w:rsidRPr="00F67507">
        <w:rPr>
          <w:lang w:val="en-US"/>
        </w:rPr>
        <w:t>file</w:t>
      </w:r>
      <w:r>
        <w:rPr>
          <w:lang w:val="en-US"/>
        </w:rPr>
        <w:t xml:space="preserve">, </w:t>
      </w:r>
      <w:del w:id="118" w:author="Catarina Brancoi" w:date="2022-07-20T10:18:00Z">
        <w:r w:rsidDel="004F1ABA">
          <w:rPr>
            <w:lang w:val="en-US"/>
          </w:rPr>
          <w:delText xml:space="preserve">called </w:delText>
        </w:r>
      </w:del>
      <w:ins w:id="119" w:author="Catarina Brancoi" w:date="2022-07-20T10:18:00Z">
        <w:r w:rsidR="004F1ABA">
          <w:rPr>
            <w:lang w:val="en-US"/>
          </w:rPr>
          <w:t xml:space="preserve">named </w:t>
        </w:r>
      </w:ins>
      <w:r>
        <w:rPr>
          <w:lang w:val="en-US"/>
        </w:rPr>
        <w:t>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r w:rsidR="00B65609">
        <w:rPr>
          <w:lang w:val="en-US"/>
        </w:rPr>
        <w:t xml:space="preserve"> It has to be carefully </w:t>
      </w:r>
      <w:r w:rsidR="00454256" w:rsidRPr="005F69EC">
        <w:rPr>
          <w:lang w:val="en-GB"/>
        </w:rPr>
        <w:t>specified</w:t>
      </w:r>
      <w:r w:rsidR="00454256">
        <w:rPr>
          <w:lang w:val="en-GB"/>
        </w:rPr>
        <w:t>, incorrect parameters values will be detected</w:t>
      </w:r>
      <w:r w:rsidR="00454256" w:rsidRPr="005F69EC">
        <w:rPr>
          <w:lang w:val="en-GB"/>
        </w:rPr>
        <w:t xml:space="preserve"> (</w:t>
      </w:r>
      <w:r w:rsidR="00454256">
        <w:rPr>
          <w:lang w:val="en-GB"/>
        </w:rPr>
        <w:t>e</w:t>
      </w:r>
      <w:r w:rsidR="00454256" w:rsidRPr="005F69EC">
        <w:rPr>
          <w:lang w:val="en-GB"/>
        </w:rPr>
        <w:t>.</w:t>
      </w:r>
      <w:r w:rsidR="00454256">
        <w:rPr>
          <w:lang w:val="en-GB"/>
        </w:rPr>
        <w:t>g</w:t>
      </w:r>
      <w:r w:rsidR="00454256" w:rsidRPr="005F69EC">
        <w:rPr>
          <w:lang w:val="en-GB"/>
        </w:rPr>
        <w:t>., it does not allow negative substitution rates)</w:t>
      </w:r>
      <w:r w:rsidR="00454256">
        <w:rPr>
          <w:lang w:val="en-GB"/>
        </w:rPr>
        <w:t xml:space="preserve"> but user-specified settings without</w:t>
      </w:r>
      <w:r w:rsidR="00454256" w:rsidRPr="005F69EC">
        <w:rPr>
          <w:lang w:val="en-GB"/>
        </w:rPr>
        <w:t xml:space="preserve"> biological meaning</w:t>
      </w:r>
      <w:r w:rsidR="00454256">
        <w:rPr>
          <w:lang w:val="en-GB"/>
        </w:rPr>
        <w:t xml:space="preserve"> may produce errors in </w:t>
      </w:r>
      <w:r w:rsidR="00454256">
        <w:rPr>
          <w:i/>
          <w:lang w:val="en-GB"/>
        </w:rPr>
        <w:t>ProtModel</w:t>
      </w:r>
      <w:r w:rsidR="00454256">
        <w:rPr>
          <w:lang w:val="en-GB"/>
        </w:rPr>
        <w:t xml:space="preserve"> analysis. </w:t>
      </w:r>
    </w:p>
    <w:p w14:paraId="44AAD935" w14:textId="522EAC28" w:rsidR="00582902" w:rsidRPr="00B65609" w:rsidRDefault="00582902" w:rsidP="00B65609">
      <w:pPr>
        <w:widowControl w:val="0"/>
        <w:numPr>
          <w:ilvl w:val="0"/>
          <w:numId w:val="4"/>
        </w:numPr>
        <w:tabs>
          <w:tab w:val="clear" w:pos="720"/>
          <w:tab w:val="num" w:pos="426"/>
        </w:tabs>
        <w:autoSpaceDE w:val="0"/>
        <w:autoSpaceDN w:val="0"/>
        <w:adjustRightInd w:val="0"/>
        <w:ind w:hanging="578"/>
        <w:rPr>
          <w:lang w:val="en-US"/>
        </w:rPr>
      </w:pPr>
      <w:r w:rsidRPr="00B65609">
        <w:rPr>
          <w:b/>
          <w:lang w:val="en-US"/>
        </w:rPr>
        <w:t>Multiple alignment of protein sequences</w:t>
      </w:r>
      <w:del w:id="120" w:author="Catarina Brancoi" w:date="2022-07-20T10:22:00Z">
        <w:r w:rsidRPr="004F1ABA" w:rsidDel="004F1ABA">
          <w:rPr>
            <w:b/>
            <w:bCs/>
            <w:lang w:val="en-US"/>
            <w:rPrChange w:id="121" w:author="Catarina Brancoi" w:date="2022-07-20T10:22:00Z">
              <w:rPr>
                <w:lang w:val="en-US"/>
              </w:rPr>
            </w:rPrChange>
          </w:rPr>
          <w:delText>.</w:delText>
        </w:r>
      </w:del>
      <w:ins w:id="122" w:author="Catarina Brancoi" w:date="2022-07-20T10:22:00Z">
        <w:r w:rsidR="004F1ABA" w:rsidRPr="004F1ABA">
          <w:rPr>
            <w:b/>
            <w:bCs/>
            <w:lang w:val="en-US"/>
            <w:rPrChange w:id="123" w:author="Catarina Brancoi" w:date="2022-07-20T10:22:00Z">
              <w:rPr>
                <w:lang w:val="en-US"/>
              </w:rPr>
            </w:rPrChange>
          </w:rPr>
          <w:t>:</w:t>
        </w:r>
        <w:r w:rsidR="004F1ABA">
          <w:rPr>
            <w:lang w:val="en-US"/>
          </w:rPr>
          <w:t xml:space="preserve"> </w:t>
        </w:r>
      </w:ins>
      <w:del w:id="124" w:author="Catarina Brancoi" w:date="2022-07-20T10:22:00Z">
        <w:r w:rsidRPr="00B65609" w:rsidDel="004F1ABA">
          <w:rPr>
            <w:lang w:val="en-US"/>
          </w:rPr>
          <w:delText xml:space="preserve"> </w:delText>
        </w:r>
      </w:del>
      <w:r w:rsidRPr="00B65609">
        <w:rPr>
          <w:lang w:val="en-US"/>
        </w:rPr>
        <w:t xml:space="preserve">The protein sequence alignment that will be analyzed must be provided by the user in sequential </w:t>
      </w:r>
      <w:r w:rsidR="004F1ABA" w:rsidRPr="00B65609">
        <w:rPr>
          <w:lang w:val="en-US"/>
        </w:rPr>
        <w:t xml:space="preserve">PHYLIP </w:t>
      </w:r>
      <w:r w:rsidRPr="00B65609">
        <w:rPr>
          <w:lang w:val="en-US"/>
        </w:rPr>
        <w:t xml:space="preserve">format (.phy). </w:t>
      </w:r>
      <w:del w:id="125" w:author="Catarina Brancoi" w:date="2022-07-20T10:20:00Z">
        <w:r w:rsidRPr="00B65609" w:rsidDel="004F1ABA">
          <w:rPr>
            <w:lang w:val="en-US"/>
          </w:rPr>
          <w:delText xml:space="preserve">Phylip </w:delText>
        </w:r>
      </w:del>
      <w:ins w:id="126" w:author="Catarina Brancoi" w:date="2022-07-20T10:20:00Z">
        <w:r w:rsidR="004F1ABA">
          <w:rPr>
            <w:lang w:val="en-US"/>
          </w:rPr>
          <w:t>It</w:t>
        </w:r>
        <w:r w:rsidR="004F1ABA" w:rsidRPr="00B65609">
          <w:rPr>
            <w:lang w:val="en-US"/>
          </w:rPr>
          <w:t xml:space="preserve"> </w:t>
        </w:r>
      </w:ins>
      <w:r w:rsidRPr="00B65609">
        <w:rPr>
          <w:lang w:val="en-US"/>
        </w:rPr>
        <w:t xml:space="preserve">requires that each sequence identifier is exactly 10 characters long, padded with spaces </w:t>
      </w:r>
      <w:del w:id="127" w:author="Catarina Brancoi" w:date="2022-07-20T10:20:00Z">
        <w:r w:rsidRPr="00B65609" w:rsidDel="004F1ABA">
          <w:rPr>
            <w:lang w:val="en-US"/>
          </w:rPr>
          <w:delText xml:space="preserve">as </w:delText>
        </w:r>
      </w:del>
      <w:ins w:id="128" w:author="Catarina Brancoi" w:date="2022-07-20T10:20:00Z">
        <w:r w:rsidR="004F1ABA">
          <w:rPr>
            <w:lang w:val="en-US"/>
          </w:rPr>
          <w:t>when</w:t>
        </w:r>
        <w:r w:rsidR="004F1ABA" w:rsidRPr="00B65609">
          <w:rPr>
            <w:lang w:val="en-US"/>
          </w:rPr>
          <w:t xml:space="preserve"> </w:t>
        </w:r>
      </w:ins>
      <w:r w:rsidRPr="00B65609">
        <w:rPr>
          <w:lang w:val="en-US"/>
        </w:rPr>
        <w:t xml:space="preserve">necessary. </w:t>
      </w:r>
      <w:r w:rsidR="00B65609" w:rsidRPr="00B65609">
        <w:rPr>
          <w:lang w:val="en-US"/>
        </w:rPr>
        <w:t xml:space="preserve">In addition, </w:t>
      </w:r>
      <w:r w:rsidR="00B65609">
        <w:rPr>
          <w:lang w:val="en-US"/>
        </w:rPr>
        <w:t xml:space="preserve">work with template structures demands that the MSA has to have the same length as template chain. So, </w:t>
      </w:r>
      <w:r w:rsidR="00B65609" w:rsidRPr="00B65609">
        <w:rPr>
          <w:lang w:val="en-US"/>
        </w:rPr>
        <w:t xml:space="preserve">sequences have to be aligned with the </w:t>
      </w:r>
      <w:r w:rsidR="00B65609">
        <w:rPr>
          <w:lang w:val="en-US"/>
        </w:rPr>
        <w:t xml:space="preserve">one </w:t>
      </w:r>
      <w:r w:rsidR="00B65609" w:rsidRPr="00B65609">
        <w:rPr>
          <w:lang w:val="en-US"/>
        </w:rPr>
        <w:t xml:space="preserve">template chain sequence and remove the positions that in the template sequence has a gap in every sequence. </w:t>
      </w:r>
      <w:r w:rsidR="00B65609">
        <w:rPr>
          <w:lang w:val="en-US"/>
        </w:rPr>
        <w:t>For all this process, w</w:t>
      </w:r>
      <w:r w:rsidR="00240BEE" w:rsidRPr="00B65609">
        <w:rPr>
          <w:lang w:val="en-US"/>
        </w:rPr>
        <w:t xml:space="preserve">e </w:t>
      </w:r>
      <w:r w:rsidR="00A25BC9" w:rsidRPr="00B65609">
        <w:rPr>
          <w:lang w:val="en-US"/>
        </w:rPr>
        <w:t xml:space="preserve">strongly recommend </w:t>
      </w:r>
      <w:r w:rsidR="00240BEE" w:rsidRPr="00B65609">
        <w:rPr>
          <w:lang w:val="en-US"/>
        </w:rPr>
        <w:t xml:space="preserve">to use </w:t>
      </w:r>
      <w:r w:rsidR="00B65609" w:rsidRPr="00B65609">
        <w:rPr>
          <w:lang w:val="en-US"/>
        </w:rPr>
        <w:t>“</w:t>
      </w:r>
      <w:r w:rsidR="00B65609" w:rsidRPr="00B65609">
        <w:rPr>
          <w:i/>
          <w:iCs/>
          <w:lang w:val="en-US"/>
        </w:rPr>
        <w:t>Align.py</w:t>
      </w:r>
      <w:r w:rsidR="00B65609" w:rsidRPr="00B65609">
        <w:rPr>
          <w:lang w:val="en-US"/>
        </w:rPr>
        <w:t>” script place</w:t>
      </w:r>
      <w:r w:rsidR="00B65609">
        <w:rPr>
          <w:lang w:val="en-US"/>
        </w:rPr>
        <w:t>d</w:t>
      </w:r>
      <w:r w:rsidR="00B65609" w:rsidRPr="00B65609">
        <w:rPr>
          <w:lang w:val="en-US"/>
        </w:rPr>
        <w:t xml:space="preserve"> in the folder “</w:t>
      </w:r>
      <w:r w:rsidR="00B65609" w:rsidRPr="00B65609">
        <w:rPr>
          <w:i/>
          <w:iCs/>
          <w:lang w:val="en-US"/>
        </w:rPr>
        <w:t>Scripts</w:t>
      </w:r>
      <w:r w:rsidR="00B65609" w:rsidRPr="00B65609">
        <w:rPr>
          <w:lang w:val="en-US"/>
        </w:rPr>
        <w:t>”</w:t>
      </w:r>
      <w:r w:rsidR="00B65609">
        <w:rPr>
          <w:lang w:val="en-US"/>
        </w:rPr>
        <w:t xml:space="preserve"> (see section 4.1.)</w:t>
      </w:r>
      <w:r w:rsidR="00B65609" w:rsidRPr="00B65609">
        <w:rPr>
          <w:lang w:val="en-US"/>
        </w:rPr>
        <w:t xml:space="preserve">. Another option could be use </w:t>
      </w:r>
      <w:r w:rsidR="00B65609">
        <w:rPr>
          <w:lang w:val="en-US"/>
        </w:rPr>
        <w:t>other programs as “</w:t>
      </w:r>
      <w:r w:rsidR="00B65609">
        <w:rPr>
          <w:i/>
          <w:iCs/>
          <w:lang w:val="en-US"/>
        </w:rPr>
        <w:t>M</w:t>
      </w:r>
      <w:r w:rsidR="00454256">
        <w:rPr>
          <w:i/>
          <w:iCs/>
          <w:lang w:val="en-US"/>
        </w:rPr>
        <w:t>USCLE</w:t>
      </w:r>
      <w:r w:rsidR="00B65609">
        <w:rPr>
          <w:lang w:val="en-US"/>
        </w:rPr>
        <w:t xml:space="preserve">” </w:t>
      </w:r>
      <w:r w:rsidR="00F80B49">
        <w:rPr>
          <w:lang w:val="en-US"/>
        </w:rPr>
        <w:fldChar w:fldCharType="begin"/>
      </w:r>
      <w:r w:rsidR="00F80B49">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sidR="00B65609">
        <w:rPr>
          <w:lang w:val="en-US"/>
        </w:rPr>
        <w:t xml:space="preserve"> for sequences alignment or </w:t>
      </w:r>
      <w:r w:rsidR="00454256">
        <w:rPr>
          <w:lang w:val="en-US"/>
        </w:rPr>
        <w:t>“</w:t>
      </w:r>
      <w:r w:rsidR="00541E50" w:rsidRPr="00454256">
        <w:rPr>
          <w:i/>
          <w:iCs/>
          <w:lang w:val="en-US"/>
        </w:rPr>
        <w:t>Phylogeny.fr</w:t>
      </w:r>
      <w:r w:rsidR="00454256">
        <w:rPr>
          <w:lang w:val="en-US"/>
        </w:rPr>
        <w:t>”</w:t>
      </w:r>
      <w:r w:rsidR="00A25BC9" w:rsidRPr="00B65609">
        <w:rPr>
          <w:lang w:val="en-US"/>
        </w:rPr>
        <w:t xml:space="preserve"> </w:t>
      </w:r>
      <w:r w:rsidR="00A25BC9" w:rsidRPr="00B65609">
        <w:rPr>
          <w:lang w:val="en-US"/>
        </w:rPr>
        <w:fldChar w:fldCharType="begin"/>
      </w:r>
      <w:r w:rsidR="00A25BC9" w:rsidRPr="00B6560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B65609">
        <w:rPr>
          <w:lang w:val="en-US"/>
        </w:rPr>
        <w:fldChar w:fldCharType="separate"/>
      </w:r>
      <w:r w:rsidR="00A25BC9" w:rsidRPr="00B65609">
        <w:rPr>
          <w:lang w:val="en-US"/>
        </w:rPr>
        <w:t>(Dereeper et al., 2008)</w:t>
      </w:r>
      <w:r w:rsidR="00A25BC9" w:rsidRPr="00B65609">
        <w:rPr>
          <w:lang w:val="en-US"/>
        </w:rPr>
        <w:fldChar w:fldCharType="end"/>
      </w:r>
      <w:r w:rsidR="00A25BC9" w:rsidRPr="00B65609">
        <w:rPr>
          <w:lang w:val="en-US"/>
        </w:rPr>
        <w:t xml:space="preserve"> </w:t>
      </w:r>
      <w:r w:rsidR="00240BEE" w:rsidRPr="00B65609">
        <w:rPr>
          <w:lang w:val="en-US"/>
        </w:rPr>
        <w:t xml:space="preserve">to convert into </w:t>
      </w:r>
      <w:r w:rsidR="004F1ABA" w:rsidRPr="00B65609">
        <w:rPr>
          <w:lang w:val="en-US"/>
        </w:rPr>
        <w:t xml:space="preserve">PHYLIP </w:t>
      </w:r>
      <w:r w:rsidR="00240BEE" w:rsidRPr="00B65609">
        <w:rPr>
          <w:lang w:val="en-US"/>
        </w:rPr>
        <w:t>format (</w:t>
      </w:r>
      <w:r>
        <w:fldChar w:fldCharType="begin"/>
      </w:r>
      <w:r w:rsidRPr="00F2449B">
        <w:rPr>
          <w:lang w:val="en-US"/>
          <w:rPrChange w:id="129" w:author="Catarina Brancoi" w:date="2022-07-19T13:40:00Z">
            <w:rPr/>
          </w:rPrChange>
        </w:rPr>
        <w:instrText xml:space="preserve"> HYPERLINK "http://phylogeny.lirmm.fr/phylo_cgi/data_converter.cgi" </w:instrText>
      </w:r>
      <w:r>
        <w:fldChar w:fldCharType="separate"/>
      </w:r>
      <w:r w:rsidR="00541E50" w:rsidRPr="00B65609">
        <w:rPr>
          <w:rStyle w:val="Hyperlink"/>
          <w:lang w:val="en-US"/>
        </w:rPr>
        <w:t>http://phylogeny.lirmm.fr/phylo_cgi/data_converter.cgi</w:t>
      </w:r>
      <w:r>
        <w:rPr>
          <w:rStyle w:val="Hyperlink"/>
          <w:lang w:val="en-US"/>
        </w:rPr>
        <w:fldChar w:fldCharType="end"/>
      </w:r>
      <w:r w:rsidR="00240BEE" w:rsidRPr="00B65609">
        <w:rPr>
          <w:lang w:val="en-US"/>
        </w:rPr>
        <w:t>)</w:t>
      </w:r>
      <w:r w:rsidR="00B65609">
        <w:rPr>
          <w:lang w:val="en-US"/>
        </w:rPr>
        <w:t xml:space="preserve">, but the user must </w:t>
      </w:r>
      <w:r w:rsidR="00541E50" w:rsidRPr="00B65609">
        <w:rPr>
          <w:lang w:val="en-US"/>
        </w:rPr>
        <w:t>check</w:t>
      </w:r>
      <w:r w:rsidR="00B65609">
        <w:rPr>
          <w:lang w:val="en-US"/>
        </w:rPr>
        <w:t xml:space="preserve"> all the </w:t>
      </w:r>
      <w:r w:rsidR="00454256">
        <w:rPr>
          <w:lang w:val="en-US"/>
        </w:rPr>
        <w:t>process</w:t>
      </w:r>
      <w:r w:rsidR="00B65609">
        <w:rPr>
          <w:lang w:val="en-US"/>
        </w:rPr>
        <w:t xml:space="preserve"> and </w:t>
      </w:r>
      <w:r w:rsidR="00541E50" w:rsidRPr="00B65609">
        <w:rPr>
          <w:lang w:val="en-US"/>
        </w:rPr>
        <w:t xml:space="preserve"> the number of characters of the sequences identifier</w:t>
      </w:r>
      <w:r w:rsidR="00B65609">
        <w:rPr>
          <w:lang w:val="en-US"/>
        </w:rPr>
        <w:t xml:space="preserve"> carefully to avoid errors</w:t>
      </w:r>
      <w:r w:rsidR="00541E50" w:rsidRPr="00B65609">
        <w:rPr>
          <w:lang w:val="en-US"/>
        </w:rPr>
        <w:t xml:space="preserve">. </w:t>
      </w:r>
    </w:p>
    <w:p w14:paraId="695B9454" w14:textId="4990AE40"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ins w:id="130" w:author="Catarina Brancoi" w:date="2022-07-20T10:22:00Z">
        <w:r w:rsidR="004F1ABA" w:rsidRPr="004F1ABA">
          <w:rPr>
            <w:b/>
            <w:bCs/>
            <w:lang w:val="en-US"/>
            <w:rPrChange w:id="131" w:author="Catarina Brancoi" w:date="2022-07-20T10:22:00Z">
              <w:rPr>
                <w:lang w:val="en-US"/>
              </w:rPr>
            </w:rPrChange>
          </w:rPr>
          <w:t>:</w:t>
        </w:r>
      </w:ins>
      <w:del w:id="132" w:author="Catarina Brancoi" w:date="2022-07-20T10:22:00Z">
        <w:r w:rsidDel="004F1ABA">
          <w:rPr>
            <w:lang w:val="en-US"/>
          </w:rPr>
          <w:delText>.</w:delText>
        </w:r>
      </w:del>
      <w:r>
        <w:rPr>
          <w:lang w:val="en-US"/>
        </w:rPr>
        <w:t xml:space="preserve"> </w:t>
      </w:r>
      <w:r w:rsidR="00B65609">
        <w:rPr>
          <w:lang w:val="en-US"/>
        </w:rPr>
        <w:t>This is</w:t>
      </w:r>
      <w:r>
        <w:rPr>
          <w:lang w:val="en-US"/>
        </w:rPr>
        <w:t xml:space="preserve"> </w:t>
      </w:r>
      <w:r w:rsidR="00B65609">
        <w:rPr>
          <w:lang w:val="en-US"/>
        </w:rPr>
        <w:t>a protein structure (</w:t>
      </w:r>
      <w:r>
        <w:rPr>
          <w:lang w:val="en-US"/>
        </w:rPr>
        <w:t>.pdb file</w:t>
      </w:r>
      <w:r w:rsidR="00B65609">
        <w:rPr>
          <w:lang w:val="en-US"/>
        </w:rPr>
        <w:t>)</w:t>
      </w:r>
      <w:r>
        <w:rPr>
          <w:lang w:val="en-US"/>
        </w:rPr>
        <w:t xml:space="preserve"> </w:t>
      </w:r>
      <w:r w:rsidR="00B65609">
        <w:rPr>
          <w:lang w:val="en-US"/>
        </w:rPr>
        <w:t xml:space="preserve">which has </w:t>
      </w:r>
      <w:r>
        <w:rPr>
          <w:lang w:val="en-US"/>
        </w:rPr>
        <w:t xml:space="preserve">the highest homology with the multiple alignment of protein sequences. We advised to use </w:t>
      </w:r>
      <w:r w:rsidR="00454256">
        <w:rPr>
          <w:lang w:val="en-US"/>
        </w:rPr>
        <w:t>“</w:t>
      </w:r>
      <w:r w:rsidRPr="00454256">
        <w:rPr>
          <w:i/>
          <w:iCs/>
          <w:lang w:val="en-US"/>
        </w:rPr>
        <w:t>SWISS-MODEL</w:t>
      </w:r>
      <w:r w:rsidR="00454256">
        <w:rPr>
          <w:lang w:val="en-US"/>
        </w:rPr>
        <w:t>”</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r>
        <w:rPr>
          <w:lang w:val="en-US"/>
        </w:rPr>
        <w:lastRenderedPageBreak/>
        <w:t>(</w:t>
      </w:r>
      <w:r>
        <w:fldChar w:fldCharType="begin"/>
      </w:r>
      <w:r w:rsidRPr="00F2449B">
        <w:rPr>
          <w:lang w:val="en-US"/>
          <w:rPrChange w:id="133" w:author="Catarina Brancoi" w:date="2022-07-19T13:40:00Z">
            <w:rPr/>
          </w:rPrChange>
        </w:rPr>
        <w:instrText xml:space="preserve"> HYPERLINK "https://swissmodel.expasy.org" </w:instrText>
      </w:r>
      <w:r>
        <w:fldChar w:fldCharType="separate"/>
      </w:r>
      <w:r w:rsidRPr="008C38C2">
        <w:rPr>
          <w:rStyle w:val="Hyperlink"/>
          <w:lang w:val="en-US"/>
        </w:rPr>
        <w:t>https://swissmodel.expasy.org</w:t>
      </w:r>
      <w:r>
        <w:rPr>
          <w:rStyle w:val="Hyperlink"/>
          <w:lang w:val="en-US"/>
        </w:rPr>
        <w:fldChar w:fldCharType="end"/>
      </w:r>
      <w:r>
        <w:rPr>
          <w:lang w:val="en-US"/>
        </w:rPr>
        <w:t xml:space="preserve">). </w:t>
      </w:r>
      <w:r w:rsidR="00454256">
        <w:rPr>
          <w:lang w:val="en-US"/>
        </w:rPr>
        <w:t>“</w:t>
      </w:r>
      <w:r w:rsidR="00B65609" w:rsidRPr="00454256">
        <w:rPr>
          <w:i/>
          <w:iCs/>
          <w:lang w:val="en-US"/>
        </w:rPr>
        <w:t>SWISS-MODEL</w:t>
      </w:r>
      <w:r w:rsidR="00454256">
        <w:rPr>
          <w:lang w:val="en-US"/>
        </w:rPr>
        <w:t>”</w:t>
      </w:r>
      <w:r w:rsidR="00B65609">
        <w:rPr>
          <w:lang w:val="en-US"/>
        </w:rPr>
        <w:t xml:space="preserve"> works with a maximum of 10 sequences, so</w:t>
      </w:r>
      <w:del w:id="134" w:author="Catarina Brancoi" w:date="2022-07-20T10:21:00Z">
        <w:r w:rsidR="00B65609" w:rsidDel="004F1ABA">
          <w:rPr>
            <w:lang w:val="en-US"/>
          </w:rPr>
          <w:delText>,</w:delText>
        </w:r>
      </w:del>
      <w:r w:rsidR="00B65609">
        <w:rPr>
          <w:lang w:val="en-US"/>
        </w:rPr>
        <w:t xml:space="preserve"> we include the “</w:t>
      </w:r>
      <w:r w:rsidR="00B65609">
        <w:rPr>
          <w:i/>
          <w:iCs/>
          <w:lang w:val="en-US"/>
        </w:rPr>
        <w:t>Find-WT.py</w:t>
      </w:r>
      <w:r w:rsidR="00B65609">
        <w:rPr>
          <w:lang w:val="en-US"/>
        </w:rPr>
        <w:t>” python script in the “</w:t>
      </w:r>
      <w:r w:rsidR="00B65609">
        <w:rPr>
          <w:i/>
          <w:iCs/>
          <w:lang w:val="en-US"/>
        </w:rPr>
        <w:t>Scripts</w:t>
      </w:r>
      <w:r w:rsidR="00B65609">
        <w:rPr>
          <w:lang w:val="en-US"/>
        </w:rPr>
        <w:t>” folder, which return wild-type (</w:t>
      </w:r>
      <w:ins w:id="135" w:author="Catarina Brancoi" w:date="2022-07-20T10:26:00Z">
        <w:r w:rsidR="00FC6447">
          <w:rPr>
            <w:lang w:val="en-US"/>
          </w:rPr>
          <w:t xml:space="preserve">WT ; </w:t>
        </w:r>
      </w:ins>
      <w:r w:rsidR="00B65609">
        <w:rPr>
          <w:lang w:val="en-US"/>
        </w:rPr>
        <w:t xml:space="preserve">a sequence composed by the most common amino acid per site) to find the template in </w:t>
      </w:r>
      <w:r w:rsidR="00454256">
        <w:rPr>
          <w:lang w:val="en-US"/>
        </w:rPr>
        <w:t>“</w:t>
      </w:r>
      <w:r w:rsidR="00B65609" w:rsidRPr="00454256">
        <w:rPr>
          <w:i/>
          <w:iCs/>
          <w:lang w:val="en-US"/>
        </w:rPr>
        <w:t>SWISS-MODEL</w:t>
      </w:r>
      <w:r w:rsidR="00454256">
        <w:rPr>
          <w:lang w:val="en-US"/>
        </w:rPr>
        <w:t>”</w:t>
      </w:r>
      <w:r w:rsidR="00B65609">
        <w:rPr>
          <w:lang w:val="en-US"/>
        </w:rPr>
        <w:t xml:space="preserve"> that better represents the alignment (see section 4.1.).</w:t>
      </w:r>
    </w:p>
    <w:p w14:paraId="7CB006E1" w14:textId="2CF3A32F" w:rsidR="00582902" w:rsidRDefault="00582902" w:rsidP="004F1ABA">
      <w:pPr>
        <w:widowControl w:val="0"/>
        <w:numPr>
          <w:ilvl w:val="0"/>
          <w:numId w:val="4"/>
        </w:numPr>
        <w:tabs>
          <w:tab w:val="clear" w:pos="720"/>
        </w:tabs>
        <w:autoSpaceDE w:val="0"/>
        <w:autoSpaceDN w:val="0"/>
        <w:adjustRightInd w:val="0"/>
        <w:rPr>
          <w:ins w:id="136" w:author="Catarina Brancoi" w:date="2022-07-20T10:24:00Z"/>
          <w:lang w:val="en-US"/>
        </w:rPr>
      </w:pPr>
      <w:r>
        <w:rPr>
          <w:b/>
          <w:lang w:val="en-US"/>
        </w:rPr>
        <w:t>Structures</w:t>
      </w:r>
      <w:r w:rsidRPr="004F58F6">
        <w:rPr>
          <w:b/>
          <w:bCs/>
          <w:lang w:val="en-US"/>
        </w:rPr>
        <w:t>.in</w:t>
      </w:r>
      <w:ins w:id="137" w:author="Catarina Brancoi" w:date="2022-07-20T10:22:00Z">
        <w:r w:rsidR="004F1ABA" w:rsidRPr="004F1ABA">
          <w:rPr>
            <w:b/>
            <w:bCs/>
            <w:lang w:val="en-US"/>
          </w:rPr>
          <w:t>:</w:t>
        </w:r>
      </w:ins>
      <w:del w:id="138" w:author="Catarina Brancoi" w:date="2022-07-20T10:22:00Z">
        <w:r w:rsidDel="004F1ABA">
          <w:rPr>
            <w:b/>
            <w:bCs/>
            <w:lang w:val="en-US"/>
          </w:rPr>
          <w:delText>.</w:delText>
        </w:r>
      </w:del>
      <w:r>
        <w:rPr>
          <w:b/>
          <w:bCs/>
          <w:lang w:val="en-US"/>
        </w:rPr>
        <w:t xml:space="preserve"> </w:t>
      </w:r>
      <w:r>
        <w:rPr>
          <w:lang w:val="en-US"/>
        </w:rPr>
        <w:t xml:space="preserve">This file </w:t>
      </w:r>
      <w:r w:rsidR="0065149A">
        <w:rPr>
          <w:lang w:val="en-US"/>
        </w:rPr>
        <w:t xml:space="preserve">contains structural information needed for stability calculation (needed </w:t>
      </w:r>
      <w:del w:id="139" w:author="Catarina Brancoi" w:date="2022-07-20T10:24:00Z">
        <w:r w:rsidR="0065149A" w:rsidDel="004F1ABA">
          <w:rPr>
            <w:lang w:val="en-US"/>
          </w:rPr>
          <w:delText xml:space="preserve">for </w:delText>
        </w:r>
      </w:del>
      <w:ins w:id="140" w:author="Catarina Brancoi" w:date="2022-07-20T10:24:00Z">
        <w:r w:rsidR="004F1ABA">
          <w:rPr>
            <w:lang w:val="en-US"/>
          </w:rPr>
          <w:t xml:space="preserve">to calculate </w:t>
        </w:r>
      </w:ins>
      <w:r>
        <w:rPr>
          <w:lang w:val="en-US"/>
        </w:rPr>
        <w:t xml:space="preserve">two of </w:t>
      </w:r>
      <w:r w:rsidR="0065149A">
        <w:rPr>
          <w:lang w:val="en-US"/>
        </w:rPr>
        <w:t>the SS</w:t>
      </w:r>
      <w:ins w:id="141" w:author="Catarina Brancoi" w:date="2022-07-20T10:23:00Z">
        <w:r w:rsidR="004F1ABA">
          <w:rPr>
            <w:lang w:val="en-US"/>
          </w:rPr>
          <w:t xml:space="preserve">, namely the </w:t>
        </w:r>
        <w:r w:rsidR="004F1ABA" w:rsidRPr="004F1ABA">
          <w:rPr>
            <w:lang w:val="en-US"/>
          </w:rPr>
          <w:t>DGREM_Mean</w:t>
        </w:r>
        <w:r w:rsidR="004F1ABA">
          <w:rPr>
            <w:lang w:val="en-US"/>
          </w:rPr>
          <w:t xml:space="preserve"> and the </w:t>
        </w:r>
        <w:r w:rsidR="004F1ABA" w:rsidRPr="004F1ABA">
          <w:rPr>
            <w:lang w:val="en-US"/>
          </w:rPr>
          <w:t>DGREM_sd</w:t>
        </w:r>
      </w:ins>
      <w:r w:rsidR="0065149A" w:rsidRPr="004F1ABA">
        <w:rPr>
          <w:lang w:val="en-US"/>
        </w:rPr>
        <w:t>) and</w:t>
      </w:r>
      <w:r w:rsidR="002976A5" w:rsidRPr="004F1ABA">
        <w:rPr>
          <w:lang w:val="en-US"/>
        </w:rPr>
        <w:t xml:space="preserve"> for MSA simulations under SCS models</w:t>
      </w:r>
      <w:r w:rsidRPr="004F1ABA">
        <w:rPr>
          <w:lang w:val="en-US"/>
        </w:rPr>
        <w:t>. It cannot be modified.</w:t>
      </w:r>
    </w:p>
    <w:p w14:paraId="19C80F07" w14:textId="77777777" w:rsidR="004F1ABA" w:rsidRPr="004F1ABA" w:rsidRDefault="004F1ABA">
      <w:pPr>
        <w:widowControl w:val="0"/>
        <w:autoSpaceDE w:val="0"/>
        <w:autoSpaceDN w:val="0"/>
        <w:adjustRightInd w:val="0"/>
        <w:ind w:left="720"/>
        <w:rPr>
          <w:lang w:val="en-US"/>
        </w:rPr>
        <w:pPrChange w:id="142" w:author="Catarina Brancoi" w:date="2022-07-20T10:24:00Z">
          <w:pPr>
            <w:widowControl w:val="0"/>
            <w:numPr>
              <w:numId w:val="4"/>
            </w:numPr>
            <w:tabs>
              <w:tab w:val="num" w:pos="720"/>
            </w:tabs>
            <w:autoSpaceDE w:val="0"/>
            <w:autoSpaceDN w:val="0"/>
            <w:adjustRightInd w:val="0"/>
            <w:ind w:left="720" w:hanging="360"/>
          </w:pPr>
        </w:pPrChange>
      </w:pPr>
    </w:p>
    <w:p w14:paraId="14D38E29" w14:textId="35E295F5" w:rsidR="001420E4" w:rsidRPr="001420E4" w:rsidRDefault="001420E4" w:rsidP="001420E4">
      <w:pPr>
        <w:pStyle w:val="Heading2"/>
        <w:numPr>
          <w:ilvl w:val="1"/>
          <w:numId w:val="8"/>
        </w:numPr>
        <w:rPr>
          <w:lang w:val="en-US"/>
        </w:rPr>
      </w:pPr>
      <w:r>
        <w:rPr>
          <w:lang w:val="en-US"/>
        </w:rPr>
        <w:t>Before starting</w:t>
      </w:r>
    </w:p>
    <w:p w14:paraId="1C882A28" w14:textId="091D62B0" w:rsidR="00B65609" w:rsidRDefault="00B65609" w:rsidP="00B65609">
      <w:pPr>
        <w:widowControl w:val="0"/>
        <w:autoSpaceDE w:val="0"/>
        <w:autoSpaceDN w:val="0"/>
        <w:adjustRightInd w:val="0"/>
        <w:rPr>
          <w:lang w:val="en-US"/>
        </w:rPr>
      </w:pPr>
      <w:r>
        <w:rPr>
          <w:lang w:val="en-US"/>
        </w:rPr>
        <w:t xml:space="preserve">Before starting a </w:t>
      </w:r>
      <w:r>
        <w:rPr>
          <w:i/>
          <w:iCs/>
          <w:lang w:val="en-US"/>
        </w:rPr>
        <w:t>ProtModel</w:t>
      </w:r>
      <w:r>
        <w:rPr>
          <w:lang w:val="en-US"/>
        </w:rPr>
        <w:t xml:space="preserve"> analysis the user must do some extra work. First, although the framework uses</w:t>
      </w:r>
      <w:r w:rsidR="00454256" w:rsidRPr="00454256">
        <w:rPr>
          <w:lang w:val="en-US"/>
        </w:rPr>
        <w:t xml:space="preserve"> </w:t>
      </w:r>
      <w:r w:rsidR="004F1ABA" w:rsidRPr="004F1ABA">
        <w:rPr>
          <w:lang w:val="en-US"/>
        </w:rPr>
        <w:t>PHYLIP</w:t>
      </w:r>
      <w:r w:rsidR="004F1ABA">
        <w:rPr>
          <w:lang w:val="en-US"/>
        </w:rPr>
        <w:t xml:space="preserve"> </w:t>
      </w:r>
      <w:r>
        <w:rPr>
          <w:lang w:val="en-US"/>
        </w:rPr>
        <w:t xml:space="preserve">format, the user needs </w:t>
      </w:r>
      <w:r w:rsidR="00D87344">
        <w:rPr>
          <w:lang w:val="en-US"/>
        </w:rPr>
        <w:t>the</w:t>
      </w:r>
      <w:r>
        <w:rPr>
          <w:lang w:val="en-US"/>
        </w:rPr>
        <w:t xml:space="preserve"> protein alignment in </w:t>
      </w:r>
      <w:r w:rsidRPr="00B65609">
        <w:rPr>
          <w:i/>
          <w:iCs/>
          <w:lang w:val="en-US"/>
        </w:rPr>
        <w:t>fasta</w:t>
      </w:r>
      <w:r>
        <w:rPr>
          <w:lang w:val="en-US"/>
        </w:rPr>
        <w:t xml:space="preserve"> format. Then, we recommend to use </w:t>
      </w:r>
      <w:commentRangeStart w:id="143"/>
      <w:r>
        <w:rPr>
          <w:lang w:val="en-US"/>
        </w:rPr>
        <w:t xml:space="preserve">SWISS-MODEL </w:t>
      </w:r>
      <w:commentRangeEnd w:id="143"/>
      <w:r w:rsidR="00CA1A06">
        <w:rPr>
          <w:rStyle w:val="CommentReference"/>
        </w:rPr>
        <w:commentReference w:id="143"/>
      </w:r>
      <w:r>
        <w:rPr>
          <w:lang w:val="en-US"/>
        </w:rPr>
        <w:fldChar w:fldCharType="begin"/>
      </w:r>
      <w:r w:rsidR="00F80B49">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Pr>
          <w:lang w:val="en-US"/>
        </w:rPr>
        <w:fldChar w:fldCharType="separate"/>
      </w:r>
      <w:r w:rsidRPr="00A25BC9">
        <w:rPr>
          <w:lang w:val="en-US"/>
        </w:rPr>
        <w:t>(Waterhouse et al., 2018)</w:t>
      </w:r>
      <w:r>
        <w:rPr>
          <w:lang w:val="en-US"/>
        </w:rPr>
        <w:fldChar w:fldCharType="end"/>
      </w:r>
      <w:r>
        <w:rPr>
          <w:lang w:val="en-US"/>
        </w:rPr>
        <w:t xml:space="preserve"> to find the best template (</w:t>
      </w:r>
      <w:r>
        <w:fldChar w:fldCharType="begin"/>
      </w:r>
      <w:r w:rsidRPr="00F2449B">
        <w:rPr>
          <w:lang w:val="en-US"/>
          <w:rPrChange w:id="144" w:author="Catarina Brancoi" w:date="2022-07-19T13:40:00Z">
            <w:rPr/>
          </w:rPrChange>
        </w:rPr>
        <w:instrText xml:space="preserve"> HYPERLINK "https://swissmodel.expasy.org" </w:instrText>
      </w:r>
      <w:r>
        <w:fldChar w:fldCharType="separate"/>
      </w:r>
      <w:r w:rsidRPr="008C38C2">
        <w:rPr>
          <w:rStyle w:val="Hyperlink"/>
          <w:lang w:val="en-US"/>
        </w:rPr>
        <w:t>https://swissmodel.expasy.org</w:t>
      </w:r>
      <w:r>
        <w:rPr>
          <w:rStyle w:val="Hyperlink"/>
          <w:lang w:val="en-US"/>
        </w:rPr>
        <w:fldChar w:fldCharType="end"/>
      </w:r>
      <w:r>
        <w:rPr>
          <w:lang w:val="en-US"/>
        </w:rPr>
        <w:t xml:space="preserve">). If the MSA </w:t>
      </w:r>
      <w:r w:rsidR="00D87344">
        <w:rPr>
          <w:lang w:val="en-US"/>
        </w:rPr>
        <w:t>includes more than</w:t>
      </w:r>
      <w:r>
        <w:rPr>
          <w:lang w:val="en-US"/>
        </w:rPr>
        <w:t xml:space="preserve"> 10 sequences</w:t>
      </w:r>
      <w:r w:rsidR="00D87344">
        <w:rPr>
          <w:lang w:val="en-US"/>
        </w:rPr>
        <w:t>,</w:t>
      </w:r>
      <w:r>
        <w:rPr>
          <w:lang w:val="en-US"/>
        </w:rPr>
        <w:t xml:space="preserve"> </w:t>
      </w:r>
      <w:r w:rsidRPr="00B65609">
        <w:rPr>
          <w:lang w:val="en-US"/>
        </w:rPr>
        <w:t>SWISS-MODEL</w:t>
      </w:r>
      <w:r>
        <w:rPr>
          <w:lang w:val="en-US"/>
        </w:rPr>
        <w:t xml:space="preserve"> will fail</w:t>
      </w:r>
      <w:r w:rsidR="00D87344">
        <w:rPr>
          <w:lang w:val="en-US"/>
        </w:rPr>
        <w:t xml:space="preserve">, in which case </w:t>
      </w:r>
      <w:r>
        <w:rPr>
          <w:lang w:val="en-US"/>
        </w:rPr>
        <w:t xml:space="preserve">we recommend to use </w:t>
      </w:r>
      <w:r w:rsidRPr="00B65609">
        <w:rPr>
          <w:lang w:val="en-US"/>
        </w:rPr>
        <w:t>the “</w:t>
      </w:r>
      <w:r w:rsidRPr="00B65609">
        <w:rPr>
          <w:i/>
          <w:iCs/>
          <w:lang w:val="en-US"/>
        </w:rPr>
        <w:t>Find-WT.py</w:t>
      </w:r>
      <w:r w:rsidRPr="00B65609">
        <w:rPr>
          <w:lang w:val="en-US"/>
        </w:rPr>
        <w:t>” python script in the “</w:t>
      </w:r>
      <w:r w:rsidRPr="00454256">
        <w:rPr>
          <w:i/>
          <w:iCs/>
          <w:lang w:val="en-US"/>
        </w:rPr>
        <w:t>Scripts</w:t>
      </w:r>
      <w:r w:rsidRPr="00B65609">
        <w:rPr>
          <w:lang w:val="en-US"/>
        </w:rPr>
        <w:t xml:space="preserve">” folder, which return </w:t>
      </w:r>
      <w:r w:rsidR="00D87344">
        <w:rPr>
          <w:lang w:val="en-US"/>
        </w:rPr>
        <w:t xml:space="preserve">the </w:t>
      </w:r>
      <w:ins w:id="145" w:author="Catarina Brancoi" w:date="2022-07-20T10:26:00Z">
        <w:r w:rsidR="00FC6447">
          <w:rPr>
            <w:lang w:val="en-US"/>
          </w:rPr>
          <w:t>WT</w:t>
        </w:r>
      </w:ins>
      <w:del w:id="146" w:author="Catarina Brancoi" w:date="2022-07-20T10:26:00Z">
        <w:r w:rsidRPr="00B65609" w:rsidDel="00FC6447">
          <w:rPr>
            <w:lang w:val="en-US"/>
          </w:rPr>
          <w:delText>wild-type (</w:delText>
        </w:r>
        <w:r w:rsidR="00D87344" w:rsidDel="00FC6447">
          <w:rPr>
            <w:lang w:val="en-US"/>
          </w:rPr>
          <w:delText xml:space="preserve">WT; </w:delText>
        </w:r>
        <w:r w:rsidRPr="00B65609" w:rsidDel="00FC6447">
          <w:rPr>
            <w:lang w:val="en-US"/>
          </w:rPr>
          <w:delText>a sequence composed by the most common amino acid per site)</w:delText>
        </w:r>
      </w:del>
      <w:r w:rsidR="00D87344">
        <w:rPr>
          <w:lang w:val="en-US"/>
        </w:rPr>
        <w:t xml:space="preserve"> sequence</w:t>
      </w:r>
      <w:r>
        <w:rPr>
          <w:lang w:val="en-US"/>
        </w:rPr>
        <w:t xml:space="preserve">. </w:t>
      </w:r>
    </w:p>
    <w:p w14:paraId="7B9BFD7B" w14:textId="2480D6FA" w:rsidR="00B65609" w:rsidRDefault="00B65609" w:rsidP="00B65609">
      <w:pPr>
        <w:widowControl w:val="0"/>
        <w:shd w:val="clear" w:color="auto" w:fill="D9D9D9"/>
        <w:autoSpaceDE w:val="0"/>
        <w:autoSpaceDN w:val="0"/>
        <w:adjustRightInd w:val="0"/>
        <w:rPr>
          <w:rFonts w:ascii="Courier New" w:hAnsi="Courier New" w:cs="Courier New"/>
          <w:i/>
          <w:sz w:val="18"/>
          <w:szCs w:val="18"/>
          <w:lang w:val="en-GB"/>
        </w:rPr>
      </w:pPr>
      <w:r w:rsidRPr="00B65609">
        <w:rPr>
          <w:rFonts w:ascii="Courier New" w:hAnsi="Courier New" w:cs="Courier New"/>
          <w:i/>
          <w:sz w:val="18"/>
          <w:szCs w:val="18"/>
          <w:lang w:val="en-GB"/>
        </w:rPr>
        <w:t>python FindWT.py --input</w:t>
      </w:r>
      <w:r>
        <w:rPr>
          <w:rFonts w:ascii="Courier New" w:hAnsi="Courier New" w:cs="Courier New"/>
          <w:i/>
          <w:sz w:val="18"/>
          <w:szCs w:val="18"/>
          <w:lang w:val="en-GB"/>
        </w:rPr>
        <w:t xml:space="preserve"> MSA</w:t>
      </w:r>
      <w:r w:rsidRPr="00B65609">
        <w:rPr>
          <w:rFonts w:ascii="Courier New" w:hAnsi="Courier New" w:cs="Courier New"/>
          <w:i/>
          <w:sz w:val="18"/>
          <w:szCs w:val="18"/>
          <w:lang w:val="en-GB"/>
        </w:rPr>
        <w:t>.fasta</w:t>
      </w:r>
    </w:p>
    <w:p w14:paraId="281CE4D4" w14:textId="77777777" w:rsidR="00B65609" w:rsidRPr="00B65609" w:rsidRDefault="00B65609" w:rsidP="00B65609">
      <w:pPr>
        <w:widowControl w:val="0"/>
        <w:autoSpaceDE w:val="0"/>
        <w:autoSpaceDN w:val="0"/>
        <w:adjustRightInd w:val="0"/>
        <w:rPr>
          <w:lang w:val="en-US"/>
        </w:rPr>
      </w:pPr>
    </w:p>
    <w:p w14:paraId="53C044B3" w14:textId="218DAECF" w:rsidR="00B65609" w:rsidRDefault="00B65609" w:rsidP="00B65609">
      <w:pPr>
        <w:widowControl w:val="0"/>
        <w:autoSpaceDE w:val="0"/>
        <w:autoSpaceDN w:val="0"/>
        <w:adjustRightInd w:val="0"/>
        <w:rPr>
          <w:lang w:val="en-US"/>
        </w:rPr>
      </w:pPr>
      <w:r>
        <w:rPr>
          <w:lang w:val="en-US"/>
        </w:rPr>
        <w:t>Next, the WT sequence</w:t>
      </w:r>
      <w:del w:id="147" w:author="Catarina Brancoi" w:date="2022-07-20T10:27:00Z">
        <w:r w:rsidDel="00FC6447">
          <w:rPr>
            <w:lang w:val="en-US"/>
          </w:rPr>
          <w:delText>s</w:delText>
        </w:r>
      </w:del>
      <w:r>
        <w:rPr>
          <w:lang w:val="en-US"/>
        </w:rPr>
        <w:t xml:space="preserve"> will be used</w:t>
      </w:r>
      <w:r w:rsidRPr="00B65609">
        <w:rPr>
          <w:lang w:val="en-US"/>
        </w:rPr>
        <w:t xml:space="preserve"> to find the template in SWISS-MODEL that better represents the alignment</w:t>
      </w:r>
      <w:r>
        <w:rPr>
          <w:lang w:val="en-US"/>
        </w:rPr>
        <w:t xml:space="preserve">. Usually, the user must download the first template of the results screen, but it is recommended to check the X-ray </w:t>
      </w:r>
      <w:ins w:id="148" w:author="Catarina Brancoi" w:date="2022-07-20T10:27:00Z">
        <w:r w:rsidR="00FC6447">
          <w:rPr>
            <w:lang w:val="en-US"/>
          </w:rPr>
          <w:t xml:space="preserve">when </w:t>
        </w:r>
      </w:ins>
      <w:ins w:id="149" w:author="Catarina Brancoi" w:date="2022-07-20T10:28:00Z">
        <w:r w:rsidR="00FC6447">
          <w:rPr>
            <w:lang w:val="en-US"/>
          </w:rPr>
          <w:t>possible,</w:t>
        </w:r>
      </w:ins>
      <w:ins w:id="150" w:author="Catarina Brancoi" w:date="2022-07-20T10:27:00Z">
        <w:r w:rsidR="00FC6447">
          <w:rPr>
            <w:lang w:val="en-US"/>
          </w:rPr>
          <w:t xml:space="preserve"> </w:t>
        </w:r>
      </w:ins>
      <w:r>
        <w:rPr>
          <w:lang w:val="en-US"/>
        </w:rPr>
        <w:t>to avoid high values</w:t>
      </w:r>
      <w:del w:id="151" w:author="Catarina Brancoi" w:date="2022-07-20T10:27:00Z">
        <w:r w:rsidDel="00FC6447">
          <w:rPr>
            <w:lang w:val="en-US"/>
          </w:rPr>
          <w:delText xml:space="preserve"> when it’s possible</w:delText>
        </w:r>
      </w:del>
      <w:r>
        <w:rPr>
          <w:lang w:val="en-US"/>
        </w:rPr>
        <w:t xml:space="preserve">. Work with template structures </w:t>
      </w:r>
      <w:r w:rsidR="00D87344">
        <w:rPr>
          <w:lang w:val="en-US"/>
        </w:rPr>
        <w:t>requires</w:t>
      </w:r>
      <w:r>
        <w:rPr>
          <w:lang w:val="en-US"/>
        </w:rPr>
        <w:t xml:space="preserve"> the MSA to have the same length as </w:t>
      </w:r>
      <w:r w:rsidR="007E2EC6">
        <w:rPr>
          <w:lang w:val="en-US"/>
        </w:rPr>
        <w:t xml:space="preserve">the </w:t>
      </w:r>
      <w:r>
        <w:rPr>
          <w:lang w:val="en-US"/>
        </w:rPr>
        <w:t xml:space="preserve">template chain. </w:t>
      </w:r>
      <w:r w:rsidR="007E2EC6">
        <w:rPr>
          <w:lang w:val="en-US"/>
        </w:rPr>
        <w:t xml:space="preserve">So, </w:t>
      </w:r>
      <w:r w:rsidR="007E2EC6" w:rsidRPr="00B65609">
        <w:rPr>
          <w:lang w:val="en-US"/>
        </w:rPr>
        <w:t>sequences have to be aligned with</w:t>
      </w:r>
      <w:r w:rsidR="007E2EC6">
        <w:rPr>
          <w:lang w:val="en-US"/>
        </w:rPr>
        <w:t xml:space="preserve"> the </w:t>
      </w:r>
      <w:r w:rsidR="007E2EC6" w:rsidRPr="00B65609">
        <w:rPr>
          <w:lang w:val="en-US"/>
        </w:rPr>
        <w:t xml:space="preserve">template chain sequence and positions that </w:t>
      </w:r>
      <w:ins w:id="152" w:author="Catarina Brancoi" w:date="2022-07-20T10:28:00Z">
        <w:r w:rsidR="00FC6447" w:rsidRPr="00B65609">
          <w:rPr>
            <w:lang w:val="en-US"/>
          </w:rPr>
          <w:t>ha</w:t>
        </w:r>
        <w:r w:rsidR="00FC6447">
          <w:rPr>
            <w:lang w:val="en-US"/>
          </w:rPr>
          <w:t xml:space="preserve">ve </w:t>
        </w:r>
        <w:r w:rsidR="00FC6447" w:rsidRPr="00B65609">
          <w:rPr>
            <w:lang w:val="en-US"/>
          </w:rPr>
          <w:t>a gap</w:t>
        </w:r>
        <w:r w:rsidR="00FC6447">
          <w:rPr>
            <w:lang w:val="en-US"/>
          </w:rPr>
          <w:t xml:space="preserve"> </w:t>
        </w:r>
      </w:ins>
      <w:r w:rsidR="007E2EC6" w:rsidRPr="00B65609">
        <w:rPr>
          <w:lang w:val="en-US"/>
        </w:rPr>
        <w:t xml:space="preserve">in the template sequence </w:t>
      </w:r>
      <w:del w:id="153" w:author="Catarina Brancoi" w:date="2022-07-20T10:28:00Z">
        <w:r w:rsidR="007E2EC6" w:rsidRPr="00B65609" w:rsidDel="00FC6447">
          <w:rPr>
            <w:lang w:val="en-US"/>
          </w:rPr>
          <w:delText>ha</w:delText>
        </w:r>
        <w:r w:rsidR="007E2EC6" w:rsidDel="00FC6447">
          <w:rPr>
            <w:lang w:val="en-US"/>
          </w:rPr>
          <w:delText xml:space="preserve">ve </w:delText>
        </w:r>
        <w:r w:rsidR="007E2EC6" w:rsidRPr="00B65609" w:rsidDel="00FC6447">
          <w:rPr>
            <w:lang w:val="en-US"/>
          </w:rPr>
          <w:delText>a gap</w:delText>
        </w:r>
        <w:r w:rsidR="007E2EC6" w:rsidDel="00FC6447">
          <w:rPr>
            <w:lang w:val="en-US"/>
          </w:rPr>
          <w:delText xml:space="preserve"> </w:delText>
        </w:r>
      </w:del>
      <w:r w:rsidR="007E2EC6">
        <w:rPr>
          <w:lang w:val="en-US"/>
        </w:rPr>
        <w:t xml:space="preserve">have to be </w:t>
      </w:r>
      <w:r w:rsidR="007E2EC6" w:rsidRPr="00B65609">
        <w:rPr>
          <w:lang w:val="en-US"/>
        </w:rPr>
        <w:t>remove</w:t>
      </w:r>
      <w:ins w:id="154" w:author="Catarina Brancoi" w:date="2022-07-20T10:28:00Z">
        <w:r w:rsidR="00FC6447">
          <w:rPr>
            <w:lang w:val="en-US"/>
          </w:rPr>
          <w:t>d</w:t>
        </w:r>
      </w:ins>
      <w:r w:rsidR="007E2EC6" w:rsidRPr="00B65609">
        <w:rPr>
          <w:lang w:val="en-US"/>
        </w:rPr>
        <w:t xml:space="preserve"> in every sequence</w:t>
      </w:r>
      <w:r w:rsidRPr="00B65609">
        <w:rPr>
          <w:lang w:val="en-US"/>
        </w:rPr>
        <w:t xml:space="preserve">. </w:t>
      </w:r>
      <w:r>
        <w:rPr>
          <w:lang w:val="en-US"/>
        </w:rPr>
        <w:t xml:space="preserve">The </w:t>
      </w:r>
      <w:r w:rsidRPr="00B65609">
        <w:rPr>
          <w:lang w:val="en-US"/>
        </w:rPr>
        <w:t>“</w:t>
      </w:r>
      <w:r w:rsidRPr="00B65609">
        <w:rPr>
          <w:i/>
          <w:iCs/>
          <w:lang w:val="en-US"/>
        </w:rPr>
        <w:t>Align.py</w:t>
      </w:r>
      <w:r w:rsidRPr="00B65609">
        <w:rPr>
          <w:lang w:val="en-US"/>
        </w:rPr>
        <w:t>” script place</w:t>
      </w:r>
      <w:r>
        <w:rPr>
          <w:lang w:val="en-US"/>
        </w:rPr>
        <w:t>d</w:t>
      </w:r>
      <w:r w:rsidRPr="00B65609">
        <w:rPr>
          <w:lang w:val="en-US"/>
        </w:rPr>
        <w:t xml:space="preserve"> in the folder “</w:t>
      </w:r>
      <w:r w:rsidRPr="00B65609">
        <w:rPr>
          <w:i/>
          <w:iCs/>
          <w:lang w:val="en-US"/>
        </w:rPr>
        <w:t>Scripts</w:t>
      </w:r>
      <w:r w:rsidRPr="00B65609">
        <w:rPr>
          <w:lang w:val="en-US"/>
        </w:rPr>
        <w:t>”</w:t>
      </w:r>
      <w:r>
        <w:rPr>
          <w:lang w:val="en-US"/>
        </w:rPr>
        <w:t xml:space="preserve"> will make the alignment, remove the gaps positions and change the file into </w:t>
      </w:r>
      <w:r w:rsidR="00FC6447" w:rsidRPr="00FC6447">
        <w:rPr>
          <w:lang w:val="en-US"/>
          <w:rPrChange w:id="155" w:author="Catarina Brancoi" w:date="2022-07-20T10:28:00Z">
            <w:rPr>
              <w:i/>
              <w:iCs/>
              <w:lang w:val="en-US"/>
            </w:rPr>
          </w:rPrChange>
        </w:rPr>
        <w:t>PHYLIP</w:t>
      </w:r>
      <w:r w:rsidR="00FC6447" w:rsidRPr="00454256">
        <w:rPr>
          <w:i/>
          <w:iCs/>
          <w:lang w:val="en-US"/>
        </w:rPr>
        <w:t xml:space="preserve"> </w:t>
      </w:r>
      <w:r>
        <w:rPr>
          <w:lang w:val="en-US"/>
        </w:rPr>
        <w:t xml:space="preserve">format. </w:t>
      </w:r>
      <w:r w:rsidRPr="00B65609">
        <w:rPr>
          <w:lang w:val="en-US"/>
        </w:rPr>
        <w:t>Another option could be us</w:t>
      </w:r>
      <w:r>
        <w:rPr>
          <w:lang w:val="en-US"/>
        </w:rPr>
        <w:t>ing</w:t>
      </w:r>
      <w:r w:rsidRPr="00B65609">
        <w:rPr>
          <w:lang w:val="en-US"/>
        </w:rPr>
        <w:t xml:space="preserve"> </w:t>
      </w:r>
      <w:r>
        <w:rPr>
          <w:lang w:val="en-US"/>
        </w:rPr>
        <w:t>other programs as “</w:t>
      </w:r>
      <w:r>
        <w:rPr>
          <w:i/>
          <w:iCs/>
          <w:lang w:val="en-US"/>
        </w:rPr>
        <w:t>M</w:t>
      </w:r>
      <w:r w:rsidR="00454256">
        <w:rPr>
          <w:i/>
          <w:iCs/>
          <w:lang w:val="en-US"/>
        </w:rPr>
        <w:t>USCLE</w:t>
      </w:r>
      <w:r>
        <w:rPr>
          <w:lang w:val="en-US"/>
        </w:rPr>
        <w:t xml:space="preserve">” </w:t>
      </w:r>
      <w:r w:rsidR="00F80B49">
        <w:rPr>
          <w:lang w:val="en-US"/>
        </w:rPr>
        <w:fldChar w:fldCharType="begin"/>
      </w:r>
      <w:r w:rsidR="00F80B49">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Pr>
          <w:lang w:val="en-US"/>
        </w:rPr>
        <w:t xml:space="preserve"> for sequences alignment or </w:t>
      </w:r>
      <w:r w:rsidR="00454256">
        <w:rPr>
          <w:lang w:val="en-US"/>
        </w:rPr>
        <w:t>“</w:t>
      </w:r>
      <w:r w:rsidRPr="00454256">
        <w:rPr>
          <w:i/>
          <w:iCs/>
          <w:lang w:val="en-US"/>
        </w:rPr>
        <w:t>Phylogeny.fr</w:t>
      </w:r>
      <w:r w:rsidR="00454256">
        <w:rPr>
          <w:lang w:val="en-US"/>
        </w:rPr>
        <w:t>”</w:t>
      </w:r>
      <w:r w:rsidRPr="00B65609">
        <w:rPr>
          <w:lang w:val="en-US"/>
        </w:rPr>
        <w:t xml:space="preserve"> </w:t>
      </w:r>
      <w:r w:rsidRPr="00B65609">
        <w:rPr>
          <w:lang w:val="en-US"/>
        </w:rPr>
        <w:fldChar w:fldCharType="begin"/>
      </w:r>
      <w:r w:rsidR="00F80B49">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B65609">
        <w:rPr>
          <w:lang w:val="en-US"/>
        </w:rPr>
        <w:fldChar w:fldCharType="separate"/>
      </w:r>
      <w:r w:rsidRPr="00B65609">
        <w:rPr>
          <w:lang w:val="en-US"/>
        </w:rPr>
        <w:t>(Dereeper et al., 2008)</w:t>
      </w:r>
      <w:r w:rsidRPr="00B65609">
        <w:rPr>
          <w:lang w:val="en-US"/>
        </w:rPr>
        <w:fldChar w:fldCharType="end"/>
      </w:r>
      <w:r w:rsidRPr="00B65609">
        <w:rPr>
          <w:lang w:val="en-US"/>
        </w:rPr>
        <w:t xml:space="preserve"> to convert into </w:t>
      </w:r>
      <w:r w:rsidR="00CA1A06" w:rsidRPr="00B65609">
        <w:rPr>
          <w:lang w:val="en-US"/>
        </w:rPr>
        <w:t>PHYLIP</w:t>
      </w:r>
      <w:r w:rsidR="00CA1A06">
        <w:rPr>
          <w:lang w:val="en-US"/>
        </w:rPr>
        <w:t xml:space="preserve"> </w:t>
      </w:r>
      <w:r>
        <w:rPr>
          <w:lang w:val="en-US"/>
        </w:rPr>
        <w:t xml:space="preserve">format. </w:t>
      </w:r>
      <w:r w:rsidRPr="00B65609">
        <w:rPr>
          <w:lang w:val="en-US"/>
        </w:rPr>
        <w:t>“</w:t>
      </w:r>
      <w:r w:rsidRPr="00B65609">
        <w:rPr>
          <w:i/>
          <w:iCs/>
          <w:lang w:val="en-US"/>
        </w:rPr>
        <w:t>Align.py</w:t>
      </w:r>
      <w:r w:rsidRPr="00B65609">
        <w:rPr>
          <w:lang w:val="en-US"/>
        </w:rPr>
        <w:t>”</w:t>
      </w:r>
      <w:r>
        <w:rPr>
          <w:lang w:val="en-US"/>
        </w:rPr>
        <w:t xml:space="preserve"> works with an input </w:t>
      </w:r>
      <w:r w:rsidRPr="00CA1A06">
        <w:rPr>
          <w:i/>
          <w:iCs/>
          <w:lang w:val="en-US"/>
          <w:rPrChange w:id="156" w:author="Catarina Brancoi" w:date="2022-07-20T10:31:00Z">
            <w:rPr>
              <w:lang w:val="en-US"/>
            </w:rPr>
          </w:rPrChange>
        </w:rPr>
        <w:t>fasta</w:t>
      </w:r>
      <w:r>
        <w:rPr>
          <w:lang w:val="en-US"/>
        </w:rPr>
        <w:t xml:space="preserve"> MSA (--input), a template structure (--temp), the chain of the template (--chain) and the desired </w:t>
      </w:r>
      <w:ins w:id="157" w:author="Catarina Brancoi" w:date="2022-07-20T10:31:00Z">
        <w:r w:rsidR="00CA1A06">
          <w:rPr>
            <w:lang w:val="en-US"/>
          </w:rPr>
          <w:t xml:space="preserve">name of the </w:t>
        </w:r>
      </w:ins>
      <w:r>
        <w:rPr>
          <w:lang w:val="en-US"/>
        </w:rPr>
        <w:t xml:space="preserve">output </w:t>
      </w:r>
      <w:ins w:id="158" w:author="Catarina Brancoi" w:date="2022-07-20T10:31:00Z">
        <w:r w:rsidR="00CA1A06">
          <w:rPr>
            <w:lang w:val="en-US"/>
          </w:rPr>
          <w:t>file</w:t>
        </w:r>
      </w:ins>
      <w:del w:id="159" w:author="Catarina Brancoi" w:date="2022-07-20T10:31:00Z">
        <w:r w:rsidDel="00CA1A06">
          <w:rPr>
            <w:lang w:val="en-US"/>
          </w:rPr>
          <w:delText>file name</w:delText>
        </w:r>
      </w:del>
      <w:r>
        <w:rPr>
          <w:lang w:val="en-US"/>
        </w:rPr>
        <w:t>, which must have the .</w:t>
      </w:r>
      <w:r w:rsidRPr="00CA1A06">
        <w:rPr>
          <w:i/>
          <w:iCs/>
          <w:lang w:val="en-US"/>
          <w:rPrChange w:id="160" w:author="Catarina Brancoi" w:date="2022-07-20T10:31:00Z">
            <w:rPr>
              <w:lang w:val="en-US"/>
            </w:rPr>
          </w:rPrChange>
        </w:rPr>
        <w:t>phy</w:t>
      </w:r>
      <w:r>
        <w:rPr>
          <w:lang w:val="en-US"/>
        </w:rPr>
        <w:t xml:space="preserve"> extension (--output).</w:t>
      </w:r>
    </w:p>
    <w:p w14:paraId="23246359" w14:textId="3DBC2A91" w:rsidR="00B65609" w:rsidRPr="00B65609" w:rsidRDefault="00B65609" w:rsidP="00B65609">
      <w:pPr>
        <w:widowControl w:val="0"/>
        <w:shd w:val="clear" w:color="auto" w:fill="D9D9D9"/>
        <w:autoSpaceDE w:val="0"/>
        <w:autoSpaceDN w:val="0"/>
        <w:adjustRightInd w:val="0"/>
        <w:rPr>
          <w:lang w:val="en-GB"/>
        </w:rPr>
      </w:pPr>
      <w:r w:rsidRPr="00B65609">
        <w:rPr>
          <w:rFonts w:ascii="Courier New" w:hAnsi="Courier New" w:cs="Courier New"/>
          <w:i/>
          <w:sz w:val="18"/>
          <w:szCs w:val="18"/>
          <w:lang w:val="en-GB"/>
        </w:rPr>
        <w:t xml:space="preserve">python Align.py --input </w:t>
      </w:r>
      <w:r>
        <w:rPr>
          <w:rFonts w:ascii="Courier New" w:hAnsi="Courier New" w:cs="Courier New"/>
          <w:i/>
          <w:sz w:val="18"/>
          <w:szCs w:val="18"/>
          <w:lang w:val="en-GB"/>
        </w:rPr>
        <w:t>MSA</w:t>
      </w:r>
      <w:r w:rsidRPr="00B65609">
        <w:rPr>
          <w:rFonts w:ascii="Courier New" w:hAnsi="Courier New" w:cs="Courier New"/>
          <w:i/>
          <w:sz w:val="18"/>
          <w:szCs w:val="18"/>
          <w:lang w:val="en-GB"/>
        </w:rPr>
        <w:t xml:space="preserve">.fasta --temp </w:t>
      </w:r>
      <w:r>
        <w:rPr>
          <w:rFonts w:ascii="Courier New" w:hAnsi="Courier New" w:cs="Courier New"/>
          <w:i/>
          <w:sz w:val="18"/>
          <w:szCs w:val="18"/>
          <w:lang w:val="en-GB"/>
        </w:rPr>
        <w:t>structure</w:t>
      </w:r>
      <w:r w:rsidRPr="00B65609">
        <w:rPr>
          <w:rFonts w:ascii="Courier New" w:hAnsi="Courier New" w:cs="Courier New"/>
          <w:i/>
          <w:sz w:val="18"/>
          <w:szCs w:val="18"/>
          <w:lang w:val="en-GB"/>
        </w:rPr>
        <w:t xml:space="preserve">.pdb --chain </w:t>
      </w:r>
      <w:r>
        <w:rPr>
          <w:rFonts w:ascii="Courier New" w:hAnsi="Courier New" w:cs="Courier New"/>
          <w:i/>
          <w:sz w:val="18"/>
          <w:szCs w:val="18"/>
          <w:lang w:val="en-GB"/>
        </w:rPr>
        <w:t>A to Z</w:t>
      </w:r>
      <w:r w:rsidRPr="00B65609">
        <w:rPr>
          <w:rFonts w:ascii="Courier New" w:hAnsi="Courier New" w:cs="Courier New"/>
          <w:i/>
          <w:sz w:val="18"/>
          <w:szCs w:val="18"/>
          <w:lang w:val="en-GB"/>
        </w:rPr>
        <w:t xml:space="preserve"> --output </w:t>
      </w:r>
      <w:r>
        <w:rPr>
          <w:rFonts w:ascii="Courier New" w:hAnsi="Courier New" w:cs="Courier New"/>
          <w:i/>
          <w:sz w:val="18"/>
          <w:szCs w:val="18"/>
          <w:lang w:val="en-GB"/>
        </w:rPr>
        <w:t>MSA</w:t>
      </w:r>
      <w:r w:rsidRPr="00B65609">
        <w:rPr>
          <w:rFonts w:ascii="Courier New" w:hAnsi="Courier New" w:cs="Courier New"/>
          <w:i/>
          <w:sz w:val="18"/>
          <w:szCs w:val="18"/>
          <w:lang w:val="en-GB"/>
        </w:rPr>
        <w:t>.phy</w:t>
      </w:r>
    </w:p>
    <w:p w14:paraId="3586B582" w14:textId="77777777" w:rsidR="00B65609" w:rsidRDefault="00B65609" w:rsidP="00582902">
      <w:pPr>
        <w:widowControl w:val="0"/>
        <w:autoSpaceDE w:val="0"/>
        <w:autoSpaceDN w:val="0"/>
        <w:adjustRightInd w:val="0"/>
        <w:rPr>
          <w:i/>
          <w:iCs/>
          <w:lang w:val="en-US"/>
        </w:rPr>
      </w:pPr>
    </w:p>
    <w:p w14:paraId="5C8A2B37" w14:textId="5DB7C909" w:rsidR="007E2EC6" w:rsidRPr="002851E7" w:rsidRDefault="001420E4" w:rsidP="00582902">
      <w:pPr>
        <w:widowControl w:val="0"/>
        <w:autoSpaceDE w:val="0"/>
        <w:autoSpaceDN w:val="0"/>
        <w:adjustRightInd w:val="0"/>
        <w:rPr>
          <w:lang w:val="en-GB"/>
        </w:rPr>
      </w:pPr>
      <w:r>
        <w:rPr>
          <w:i/>
          <w:iCs/>
          <w:lang w:val="en-US"/>
        </w:rPr>
        <w:t>ProtModel</w:t>
      </w:r>
      <w:r>
        <w:rPr>
          <w:lang w:val="en-US"/>
        </w:rPr>
        <w:t xml:space="preserve"> aim is to include SCS models in an evolutionary framework to estimate the best-fitting substitution model. Thus, it is not the best option to estimate the best-fitting substitution model between empirical models. </w:t>
      </w:r>
      <w:r w:rsidR="007E2EC6">
        <w:rPr>
          <w:lang w:val="en-US"/>
        </w:rPr>
        <w:t xml:space="preserve">The recommended use of </w:t>
      </w:r>
      <w:r w:rsidR="007E2EC6">
        <w:rPr>
          <w:i/>
          <w:iCs/>
          <w:lang w:val="en-US"/>
        </w:rPr>
        <w:t>ProtModel</w:t>
      </w:r>
      <w:r w:rsidR="007E2EC6">
        <w:rPr>
          <w:lang w:val="en-US"/>
        </w:rPr>
        <w:t xml:space="preserve"> is to </w:t>
      </w:r>
      <w:r w:rsidR="007E2EC6" w:rsidRPr="00EC1A8E">
        <w:rPr>
          <w:b/>
          <w:bCs/>
          <w:lang w:val="en-US"/>
        </w:rPr>
        <w:t>compare</w:t>
      </w:r>
      <w:r w:rsidR="007E2EC6" w:rsidRPr="007C6642">
        <w:rPr>
          <w:b/>
          <w:bCs/>
          <w:lang w:val="en-GB"/>
        </w:rPr>
        <w:t xml:space="preserve"> </w:t>
      </w:r>
      <w:r w:rsidR="007E2EC6" w:rsidRPr="00EC1A8E">
        <w:rPr>
          <w:b/>
          <w:bCs/>
          <w:lang w:val="en-GB"/>
        </w:rPr>
        <w:t>the two SCS models</w:t>
      </w:r>
      <w:r w:rsidR="007E2EC6" w:rsidRPr="007C6642">
        <w:rPr>
          <w:b/>
          <w:bCs/>
          <w:lang w:val="en-GB"/>
        </w:rPr>
        <w:t xml:space="preserve"> with </w:t>
      </w:r>
      <w:r w:rsidR="007E2EC6">
        <w:rPr>
          <w:b/>
          <w:bCs/>
          <w:lang w:val="en-GB"/>
        </w:rPr>
        <w:t>an</w:t>
      </w:r>
      <w:r w:rsidR="007E2EC6" w:rsidRPr="007C6642">
        <w:rPr>
          <w:b/>
          <w:bCs/>
          <w:lang w:val="en-GB"/>
        </w:rPr>
        <w:t xml:space="preserve"> empirical substitution model</w:t>
      </w:r>
      <w:r w:rsidR="007E2EC6">
        <w:rPr>
          <w:b/>
          <w:bCs/>
          <w:lang w:val="en-GB"/>
        </w:rPr>
        <w:t xml:space="preserve"> </w:t>
      </w:r>
      <w:r w:rsidR="007E2EC6" w:rsidRPr="00EC1A8E">
        <w:rPr>
          <w:b/>
          <w:bCs/>
          <w:lang w:val="en-GB"/>
        </w:rPr>
        <w:t xml:space="preserve">previously </w:t>
      </w:r>
      <w:r w:rsidR="007E2EC6">
        <w:rPr>
          <w:b/>
          <w:bCs/>
          <w:lang w:val="en-GB"/>
        </w:rPr>
        <w:t xml:space="preserve">selected </w:t>
      </w:r>
      <w:r w:rsidR="007E2EC6" w:rsidRPr="007C6642">
        <w:rPr>
          <w:b/>
          <w:bCs/>
          <w:lang w:val="en-GB"/>
        </w:rPr>
        <w:t xml:space="preserve">for </w:t>
      </w:r>
      <w:r w:rsidR="007E2EC6">
        <w:rPr>
          <w:b/>
          <w:bCs/>
          <w:lang w:val="en-GB"/>
        </w:rPr>
        <w:t>the</w:t>
      </w:r>
      <w:r w:rsidR="007E2EC6" w:rsidRPr="007C6642">
        <w:rPr>
          <w:b/>
          <w:bCs/>
          <w:lang w:val="en-GB"/>
        </w:rPr>
        <w:t xml:space="preserve"> alignment </w:t>
      </w:r>
      <w:r w:rsidR="007E2EC6">
        <w:rPr>
          <w:lang w:val="en-GB"/>
        </w:rPr>
        <w:t xml:space="preserve">using </w:t>
      </w:r>
      <w:del w:id="161" w:author="Catarina Brancoi" w:date="2022-07-20T10:33:00Z">
        <w:r w:rsidR="007E2EC6" w:rsidDel="00CA1A06">
          <w:rPr>
            <w:lang w:val="en-GB"/>
          </w:rPr>
          <w:delText xml:space="preserve">some </w:delText>
        </w:r>
      </w:del>
      <w:ins w:id="162" w:author="Catarina Brancoi" w:date="2022-07-20T10:33:00Z">
        <w:r w:rsidR="00CA1A06">
          <w:rPr>
            <w:lang w:val="en-GB"/>
          </w:rPr>
          <w:t xml:space="preserve">other </w:t>
        </w:r>
      </w:ins>
      <w:r w:rsidR="007E2EC6">
        <w:rPr>
          <w:lang w:val="en-GB"/>
        </w:rPr>
        <w:t>programs</w:t>
      </w:r>
      <w:del w:id="163" w:author="Catarina Brancoi" w:date="2022-07-20T10:33:00Z">
        <w:r w:rsidR="007E2EC6" w:rsidDel="00CA1A06">
          <w:rPr>
            <w:lang w:val="en-GB"/>
          </w:rPr>
          <w:delText xml:space="preserve"> </w:delText>
        </w:r>
      </w:del>
      <w:ins w:id="164" w:author="Catarina Brancoi" w:date="2022-07-20T10:33:00Z">
        <w:r w:rsidR="00CA1A06">
          <w:rPr>
            <w:lang w:val="en-GB"/>
          </w:rPr>
          <w:t>, such as</w:t>
        </w:r>
      </w:ins>
      <w:del w:id="165" w:author="Catarina Brancoi" w:date="2022-07-20T10:33:00Z">
        <w:r w:rsidR="007E2EC6" w:rsidDel="00CA1A06">
          <w:rPr>
            <w:lang w:val="en-GB"/>
          </w:rPr>
          <w:delText>as</w:delText>
        </w:r>
      </w:del>
      <w:r w:rsidR="007E2EC6">
        <w:rPr>
          <w:lang w:val="en-GB"/>
        </w:rPr>
        <w:t xml:space="preserve"> </w:t>
      </w:r>
      <w:r w:rsidR="007E2EC6">
        <w:rPr>
          <w:i/>
          <w:iCs/>
          <w:lang w:val="en-GB"/>
        </w:rPr>
        <w:t>ProtTest</w:t>
      </w:r>
      <w:r w:rsidR="007E2EC6">
        <w:rPr>
          <w:lang w:val="en-GB"/>
        </w:rPr>
        <w:t xml:space="preserve"> </w:t>
      </w:r>
      <w:r w:rsidR="007E2EC6">
        <w:rPr>
          <w:lang w:val="en-GB"/>
        </w:rPr>
        <w:fldChar w:fldCharType="begin"/>
      </w:r>
      <w:r w:rsidR="007E2EC6">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7E2EC6">
        <w:rPr>
          <w:lang w:val="en-GB"/>
        </w:rPr>
        <w:fldChar w:fldCharType="separate"/>
      </w:r>
      <w:r w:rsidR="007E2EC6" w:rsidRPr="00F80B49">
        <w:rPr>
          <w:lang w:val="en-US"/>
        </w:rPr>
        <w:t>(Darriba et al., 2011)</w:t>
      </w:r>
      <w:r w:rsidR="007E2EC6">
        <w:rPr>
          <w:lang w:val="en-GB"/>
        </w:rPr>
        <w:fldChar w:fldCharType="end"/>
      </w:r>
      <w:r w:rsidR="007E2EC6">
        <w:rPr>
          <w:lang w:val="en-GB"/>
        </w:rPr>
        <w:t>. To perform the simulations the user must design a prior distribution for the substitution rate per site. This</w:t>
      </w:r>
      <w:r w:rsidR="007E2EC6" w:rsidRPr="002851E7">
        <w:rPr>
          <w:lang w:val="en-GB"/>
        </w:rPr>
        <w:t xml:space="preserve"> </w:t>
      </w:r>
      <w:del w:id="166" w:author="Catarina Brancoi" w:date="2022-07-20T10:33:00Z">
        <w:r w:rsidR="007E2EC6" w:rsidDel="00CA1A06">
          <w:rPr>
            <w:lang w:val="en-GB"/>
          </w:rPr>
          <w:delText xml:space="preserve">could </w:delText>
        </w:r>
      </w:del>
      <w:ins w:id="167" w:author="Catarina Brancoi" w:date="2022-07-20T10:33:00Z">
        <w:r w:rsidR="00CA1A06">
          <w:rPr>
            <w:lang w:val="en-GB"/>
          </w:rPr>
          <w:t xml:space="preserve">can </w:t>
        </w:r>
      </w:ins>
      <w:r w:rsidR="007E2EC6">
        <w:rPr>
          <w:lang w:val="en-GB"/>
        </w:rPr>
        <w:t>be</w:t>
      </w:r>
      <w:r w:rsidR="007E2EC6" w:rsidRPr="002851E7">
        <w:rPr>
          <w:lang w:val="en-GB"/>
        </w:rPr>
        <w:t xml:space="preserve"> an unfamiliar measure, so we also include a script </w:t>
      </w:r>
      <w:r w:rsidR="007E2EC6">
        <w:rPr>
          <w:lang w:val="en-GB"/>
        </w:rPr>
        <w:t>which</w:t>
      </w:r>
      <w:r w:rsidR="007E2EC6" w:rsidRPr="002851E7">
        <w:rPr>
          <w:lang w:val="en-GB"/>
        </w:rPr>
        <w:t xml:space="preserve"> </w:t>
      </w:r>
      <w:r w:rsidR="007E2EC6">
        <w:rPr>
          <w:lang w:val="en-GB"/>
        </w:rPr>
        <w:t xml:space="preserve">for a desired theta </w:t>
      </w:r>
      <w:r w:rsidR="007E2EC6" w:rsidRPr="007C6642">
        <w:rPr>
          <w:lang w:val="en-GB"/>
        </w:rPr>
        <w:t>(</w:t>
      </w:r>
      <w:r w:rsidR="007E2EC6" w:rsidRPr="00EC1A8E">
        <w:rPr>
          <w:i/>
          <w:iCs/>
          <w:lang w:val="en-GB"/>
        </w:rPr>
        <w:t>θ</w:t>
      </w:r>
      <w:r w:rsidR="007E2EC6">
        <w:rPr>
          <w:lang w:val="en-GB"/>
        </w:rPr>
        <w:t>)</w:t>
      </w:r>
      <w:r w:rsidR="007E2EC6" w:rsidRPr="002851E7">
        <w:rPr>
          <w:lang w:val="en-GB"/>
        </w:rPr>
        <w:t xml:space="preserve"> </w:t>
      </w:r>
      <w:r w:rsidR="007E2EC6">
        <w:rPr>
          <w:lang w:val="en-GB"/>
        </w:rPr>
        <w:t xml:space="preserve">value will return the sequences identity of the MSA and substitution rate per site, asking if the organism is haploid or diploid and the population size. Sequence identity will give us an idea about </w:t>
      </w:r>
      <w:ins w:id="168" w:author="Catarina Brancoi" w:date="2022-07-20T10:33:00Z">
        <w:r w:rsidR="00CA1A06">
          <w:rPr>
            <w:lang w:val="en-GB"/>
          </w:rPr>
          <w:t xml:space="preserve">the </w:t>
        </w:r>
      </w:ins>
      <w:r w:rsidR="007E2EC6" w:rsidRPr="00EC1A8E">
        <w:rPr>
          <w:i/>
          <w:iCs/>
          <w:lang w:val="en-GB"/>
        </w:rPr>
        <w:t>θ</w:t>
      </w:r>
      <w:r w:rsidR="007E2EC6">
        <w:rPr>
          <w:lang w:val="en-GB"/>
        </w:rPr>
        <w:t xml:space="preserve"> value, if it is very high, we </w:t>
      </w:r>
      <w:del w:id="169" w:author="Catarina Brancoi" w:date="2022-07-20T10:33:00Z">
        <w:r w:rsidR="007E2EC6" w:rsidDel="00CA1A06">
          <w:rPr>
            <w:lang w:val="en-GB"/>
          </w:rPr>
          <w:delText xml:space="preserve">must </w:delText>
        </w:r>
      </w:del>
      <w:ins w:id="170" w:author="Catarina Brancoi" w:date="2022-07-20T10:33:00Z">
        <w:r w:rsidR="00CA1A06">
          <w:rPr>
            <w:lang w:val="en-GB"/>
          </w:rPr>
          <w:t>s</w:t>
        </w:r>
      </w:ins>
      <w:ins w:id="171" w:author="Catarina Brancoi" w:date="2022-07-20T10:34:00Z">
        <w:r w:rsidR="00CA1A06">
          <w:rPr>
            <w:lang w:val="en-GB"/>
          </w:rPr>
          <w:t>h</w:t>
        </w:r>
      </w:ins>
      <w:ins w:id="172" w:author="Catarina Brancoi" w:date="2022-07-20T10:33:00Z">
        <w:r w:rsidR="00CA1A06">
          <w:rPr>
            <w:lang w:val="en-GB"/>
          </w:rPr>
          <w:t xml:space="preserve">ould </w:t>
        </w:r>
      </w:ins>
      <w:r w:rsidR="007E2EC6">
        <w:rPr>
          <w:lang w:val="en-GB"/>
        </w:rPr>
        <w:t xml:space="preserve">not use a high </w:t>
      </w:r>
      <w:r w:rsidR="00FD06C7" w:rsidRPr="00EC1A8E">
        <w:rPr>
          <w:i/>
          <w:iCs/>
          <w:lang w:val="en-GB"/>
        </w:rPr>
        <w:t>θ</w:t>
      </w:r>
      <w:r w:rsidR="007E2EC6">
        <w:rPr>
          <w:lang w:val="en-GB"/>
        </w:rPr>
        <w:t xml:space="preserve"> (&gt;500).</w:t>
      </w:r>
    </w:p>
    <w:p w14:paraId="51FC5BCF" w14:textId="26106912" w:rsidR="002851E7" w:rsidRPr="002851E7" w:rsidRDefault="002851E7" w:rsidP="002851E7">
      <w:pPr>
        <w:widowControl w:val="0"/>
        <w:shd w:val="clear" w:color="auto" w:fill="D9D9D9"/>
        <w:autoSpaceDE w:val="0"/>
        <w:autoSpaceDN w:val="0"/>
        <w:adjustRightInd w:val="0"/>
        <w:rPr>
          <w:lang w:val="en-GB"/>
        </w:rPr>
      </w:pPr>
      <w:r w:rsidRPr="002851E7">
        <w:rPr>
          <w:rFonts w:ascii="Courier New" w:hAnsi="Courier New" w:cs="Courier New"/>
          <w:i/>
          <w:sz w:val="18"/>
          <w:szCs w:val="18"/>
          <w:lang w:val="en-GB"/>
        </w:rPr>
        <w:t>Theta.py --input NS1.phy</w:t>
      </w:r>
    </w:p>
    <w:p w14:paraId="0F383835" w14:textId="77777777" w:rsidR="002851E7" w:rsidRDefault="002851E7" w:rsidP="00582902">
      <w:pPr>
        <w:widowControl w:val="0"/>
        <w:autoSpaceDE w:val="0"/>
        <w:autoSpaceDN w:val="0"/>
        <w:adjustRightInd w:val="0"/>
        <w:rPr>
          <w:lang w:val="en-US"/>
        </w:rPr>
      </w:pPr>
    </w:p>
    <w:p w14:paraId="26DDBC3B" w14:textId="4CE680A2" w:rsidR="00582902" w:rsidRDefault="004B22FD" w:rsidP="00582902">
      <w:pPr>
        <w:widowControl w:val="0"/>
        <w:autoSpaceDE w:val="0"/>
        <w:autoSpaceDN w:val="0"/>
        <w:adjustRightInd w:val="0"/>
        <w:rPr>
          <w:ins w:id="173" w:author="Catarina Brancoi" w:date="2022-07-20T10:35:00Z"/>
          <w:lang w:val="en-US"/>
        </w:rPr>
      </w:pPr>
      <w:r>
        <w:rPr>
          <w:lang w:val="en-US"/>
        </w:rPr>
        <w:t xml:space="preserve">The recommend structure of a </w:t>
      </w:r>
      <w:r w:rsidRPr="00A238EF">
        <w:rPr>
          <w:i/>
          <w:iCs/>
          <w:lang w:val="en-US"/>
        </w:rPr>
        <w:t>ProtModel</w:t>
      </w:r>
      <w:r>
        <w:rPr>
          <w:lang w:val="en-US"/>
        </w:rPr>
        <w:t xml:space="preserve"> analysis consists on a folder located at a user-defined path, including </w:t>
      </w:r>
      <w:ins w:id="174" w:author="Catarina Brancoi" w:date="2022-07-20T10:34:00Z">
        <w:r w:rsidR="00CA1A06">
          <w:rPr>
            <w:lang w:val="en-US"/>
          </w:rPr>
          <w:t>the</w:t>
        </w:r>
      </w:ins>
      <w:del w:id="175" w:author="Catarina Brancoi" w:date="2022-07-20T10:34:00Z">
        <w:r w:rsidDel="00CA1A06">
          <w:rPr>
            <w:lang w:val="en-US"/>
          </w:rPr>
          <w:delText>a</w:delText>
        </w:r>
      </w:del>
      <w:r>
        <w:rPr>
          <w:lang w:val="en-US"/>
        </w:rPr>
        <w:t xml:space="preserve"> Settings.txt file, the MSA, the template .</w:t>
      </w:r>
      <w:r w:rsidRPr="00454256">
        <w:rPr>
          <w:i/>
          <w:iCs/>
          <w:lang w:val="en-US"/>
        </w:rPr>
        <w:t>pdb</w:t>
      </w:r>
      <w:r>
        <w:rPr>
          <w:lang w:val="en-US"/>
        </w:rPr>
        <w:t xml:space="preserve">, the structures.in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w:t>
      </w:r>
      <w:r>
        <w:rPr>
          <w:lang w:val="en-US"/>
        </w:rPr>
        <w:lastRenderedPageBreak/>
        <w:t xml:space="preserve">prepared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folder “</w:t>
      </w:r>
      <w:r>
        <w:rPr>
          <w:i/>
          <w:iCs/>
          <w:lang w:val="en-US"/>
        </w:rPr>
        <w:t>E</w:t>
      </w:r>
      <w:r w:rsidRPr="00133807">
        <w:rPr>
          <w:i/>
          <w:iCs/>
          <w:lang w:val="en-US"/>
        </w:rPr>
        <w:t>xamples</w:t>
      </w:r>
      <w:r w:rsidRPr="00F67507">
        <w:rPr>
          <w:lang w:val="en-US"/>
        </w:rPr>
        <w:t>”.</w:t>
      </w:r>
      <w:r>
        <w:rPr>
          <w:lang w:val="en-US"/>
        </w:rPr>
        <w:t xml:space="preserve"> After completing a run of </w:t>
      </w:r>
      <w:r>
        <w:rPr>
          <w:i/>
          <w:lang w:val="en-US"/>
        </w:rPr>
        <w:t xml:space="preserve">ProtModel, </w:t>
      </w:r>
      <w:r>
        <w:rPr>
          <w:lang w:val="en-US"/>
        </w:rPr>
        <w:t>two folders are created in the working directory, the “</w:t>
      </w:r>
      <w:r>
        <w:rPr>
          <w:i/>
          <w:iCs/>
          <w:lang w:val="en-US"/>
        </w:rPr>
        <w:t>ABC</w:t>
      </w:r>
      <w:r w:rsidRPr="00321EC8">
        <w:rPr>
          <w:i/>
          <w:iCs/>
          <w:lang w:val="en-US"/>
        </w:rPr>
        <w:t>Outputs</w:t>
      </w:r>
      <w:r>
        <w:rPr>
          <w:lang w:val="en-US"/>
        </w:rPr>
        <w:t>” and the “</w:t>
      </w:r>
      <w:r>
        <w:rPr>
          <w:i/>
          <w:iCs/>
          <w:lang w:val="en-US"/>
        </w:rPr>
        <w:t>Simulations</w:t>
      </w:r>
      <w:r w:rsidRPr="00321EC8">
        <w:rPr>
          <w:i/>
          <w:iCs/>
          <w:lang w:val="en-US"/>
        </w:rPr>
        <w:t>Ouputs</w:t>
      </w:r>
      <w:r>
        <w:rPr>
          <w:lang w:val="en-US"/>
        </w:rPr>
        <w:t>” folders (see details in section 4.4). Since the estimation phase is quite fast in comparison with the simulation phase, the user is advised to explore different settings for the ABC method (see section 4.5 in “</w:t>
      </w:r>
      <w:r w:rsidRPr="00133807">
        <w:rPr>
          <w:i/>
          <w:iCs/>
          <w:lang w:val="en-US"/>
        </w:rPr>
        <w:t>Re-analyzing data</w:t>
      </w:r>
      <w:r>
        <w:rPr>
          <w:lang w:val="en-US"/>
        </w:rPr>
        <w:t xml:space="preserve">”) if desired, without having to run again the simulation phases. </w:t>
      </w:r>
    </w:p>
    <w:p w14:paraId="41E1B6CC" w14:textId="77777777" w:rsidR="00CA1A06" w:rsidRDefault="00CA1A06" w:rsidP="00582902">
      <w:pPr>
        <w:widowControl w:val="0"/>
        <w:autoSpaceDE w:val="0"/>
        <w:autoSpaceDN w:val="0"/>
        <w:adjustRightInd w:val="0"/>
        <w:rPr>
          <w:lang w:val="en-US"/>
        </w:rPr>
      </w:pPr>
    </w:p>
    <w:p w14:paraId="238AFAA7" w14:textId="77777777" w:rsidR="00582902" w:rsidRDefault="00582902" w:rsidP="00582902">
      <w:pPr>
        <w:pStyle w:val="Heading2"/>
        <w:numPr>
          <w:ilvl w:val="1"/>
          <w:numId w:val="8"/>
        </w:numPr>
        <w:rPr>
          <w:lang w:val="en-US"/>
        </w:rPr>
      </w:pPr>
      <w:bookmarkStart w:id="176" w:name="_Toc105763150"/>
      <w:r>
        <w:rPr>
          <w:lang w:val="en-US"/>
        </w:rPr>
        <w:t>The Settings input file</w:t>
      </w:r>
      <w:bookmarkEnd w:id="176"/>
    </w:p>
    <w:p w14:paraId="25BE9CA1" w14:textId="49F8F546"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 xml:space="preserve">carefully </w:t>
      </w:r>
      <w:r w:rsidR="004B22FD">
        <w:rPr>
          <w:lang w:val="en-GB"/>
        </w:rPr>
        <w:t>handled</w:t>
      </w:r>
      <w:r w:rsidRPr="00DB58D9">
        <w:rPr>
          <w:lang w:val="en-GB"/>
        </w:rPr>
        <w:t xml:space="preserve">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66EC7A30" w:rsidR="00582902" w:rsidRPr="00F67507" w:rsidRDefault="00582902" w:rsidP="00582902">
      <w:pPr>
        <w:rPr>
          <w:b/>
          <w:lang w:val="en-GB"/>
        </w:rPr>
      </w:pPr>
      <w:r w:rsidRPr="00F67507">
        <w:rPr>
          <w:b/>
          <w:lang w:val="en-GB"/>
        </w:rPr>
        <w:t xml:space="preserve">Important notes </w:t>
      </w:r>
      <w:r w:rsidRPr="004B22FD">
        <w:rPr>
          <w:b/>
          <w:lang w:val="en-GB"/>
        </w:rPr>
        <w:t xml:space="preserve">when </w:t>
      </w:r>
      <w:r w:rsidR="004B22FD" w:rsidRPr="004B22FD">
        <w:rPr>
          <w:b/>
          <w:lang w:val="en-GB"/>
        </w:rPr>
        <w:t>handling</w:t>
      </w:r>
      <w:r w:rsidRPr="004B22FD">
        <w:rPr>
          <w:b/>
          <w:lang w:val="en-GB"/>
        </w:rPr>
        <w:t xml:space="preserve"> with</w:t>
      </w:r>
      <w:r>
        <w:rPr>
          <w:b/>
          <w:lang w:val="en-GB"/>
        </w:rPr>
        <w:t xml:space="preserve">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0EA8B89B"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xml:space="preserve">, this is a distribution </w:t>
      </w:r>
      <w:r w:rsidR="00F34B81">
        <w:rPr>
          <w:lang w:val="en-GB"/>
        </w:rPr>
        <w:t xml:space="preserve">of the parameters values used to perform the simulations </w:t>
      </w:r>
      <w:r w:rsidR="007377FE">
        <w:rPr>
          <w:lang w:val="en-GB"/>
        </w:rPr>
        <w:t xml:space="preserve">which </w:t>
      </w:r>
      <w:r w:rsidR="00F34B81">
        <w:rPr>
          <w:lang w:val="en-GB"/>
        </w:rPr>
        <w:t xml:space="preserve">should include the </w:t>
      </w:r>
      <w:r w:rsidR="007377FE" w:rsidRPr="007377FE">
        <w:rPr>
          <w:lang w:val="en-GB"/>
        </w:rPr>
        <w:t xml:space="preserve">presumed value </w:t>
      </w:r>
      <w:r w:rsidR="00F34B81">
        <w:rPr>
          <w:lang w:val="en-GB"/>
        </w:rPr>
        <w:t>(</w:t>
      </w:r>
      <w:r>
        <w:rPr>
          <w:lang w:val="en-GB"/>
        </w:rPr>
        <w:t xml:space="preserve">for example, if the user believes that the </w:t>
      </w:r>
      <w:r w:rsidR="00F34B81">
        <w:rPr>
          <w:lang w:val="en-GB"/>
        </w:rPr>
        <w:t>substitution</w:t>
      </w:r>
      <w:r>
        <w:rPr>
          <w:lang w:val="en-GB"/>
        </w:rPr>
        <w:t xml:space="preserve"> rate </w:t>
      </w:r>
      <w:r w:rsidR="00F34B81">
        <w:rPr>
          <w:lang w:val="en-GB"/>
        </w:rPr>
        <w:t xml:space="preserve">per site </w:t>
      </w:r>
      <w:r>
        <w:rPr>
          <w:lang w:val="en-GB"/>
        </w:rPr>
        <w:t>can be 0</w:t>
      </w:r>
      <w:r w:rsidR="00F34B81">
        <w:rPr>
          <w:lang w:val="en-GB"/>
        </w:rPr>
        <w:t>.1</w:t>
      </w:r>
      <w:r>
        <w:rPr>
          <w:lang w:val="en-GB"/>
        </w:rPr>
        <w:t xml:space="preserve"> then the prior distribution of the </w:t>
      </w:r>
      <w:r w:rsidR="00F34B81">
        <w:rPr>
          <w:lang w:val="en-GB"/>
        </w:rPr>
        <w:t xml:space="preserve">substitution rate per site </w:t>
      </w:r>
      <w:r>
        <w:rPr>
          <w:lang w:val="en-GB"/>
        </w:rPr>
        <w:t>should include 0</w:t>
      </w:r>
      <w:r w:rsidR="00F34B81">
        <w:rPr>
          <w:lang w:val="en-GB"/>
        </w:rPr>
        <w:t>.1</w:t>
      </w:r>
      <w:r>
        <w:rPr>
          <w:lang w:val="en-GB"/>
        </w:rPr>
        <w:t>)</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Heading3"/>
        <w:numPr>
          <w:ilvl w:val="2"/>
          <w:numId w:val="8"/>
        </w:numPr>
        <w:rPr>
          <w:lang w:val="en-GB"/>
        </w:rPr>
      </w:pPr>
      <w:bookmarkStart w:id="177" w:name="_Toc105763151"/>
      <w:r w:rsidRPr="009C674E">
        <w:rPr>
          <w:lang w:val="en-GB"/>
        </w:rPr>
        <w:t>Available prior distributions</w:t>
      </w:r>
      <w:bookmarkEnd w:id="177"/>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In addition, most of them can be truncated at lowest and 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ListTable2"/>
        <w:tblW w:w="0" w:type="auto"/>
        <w:tblLayout w:type="fixed"/>
        <w:tblLook w:val="00A0" w:firstRow="1" w:lastRow="0" w:firstColumn="1" w:lastColumn="0" w:noHBand="0" w:noVBand="0"/>
      </w:tblPr>
      <w:tblGrid>
        <w:gridCol w:w="1418"/>
        <w:gridCol w:w="2835"/>
        <w:gridCol w:w="1276"/>
        <w:gridCol w:w="2835"/>
        <w:tblGridChange w:id="178">
          <w:tblGrid>
            <w:gridCol w:w="1418"/>
            <w:gridCol w:w="2835"/>
            <w:gridCol w:w="1276"/>
            <w:gridCol w:w="2835"/>
          </w:tblGrid>
        </w:tblGridChange>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9C5E16">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9C5E16">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9C5E16">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9C5E16">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9C5E16">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9C5E16">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9C5E16">
            <w:pPr>
              <w:spacing w:before="80" w:after="80"/>
              <w:rPr>
                <w:sz w:val="22"/>
                <w:lang w:val="en-GB"/>
              </w:rPr>
            </w:pPr>
            <w:r w:rsidRPr="00DF7EE4">
              <w:rPr>
                <w:sz w:val="22"/>
                <w:lang w:val="en-GB"/>
              </w:rPr>
              <w:t xml:space="preserve">fix 4; fix 0.7 </w:t>
            </w:r>
          </w:p>
        </w:tc>
      </w:tr>
      <w:tr w:rsidR="00582902" w:rsidRPr="00F2787E"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9C5E16">
            <w:pPr>
              <w:spacing w:before="80" w:after="80"/>
              <w:rPr>
                <w:b w:val="0"/>
                <w:bCs w:val="0"/>
                <w:sz w:val="22"/>
                <w:lang w:val="en-GB"/>
              </w:rPr>
            </w:pPr>
            <w:r w:rsidRPr="00E164ED">
              <w:rPr>
                <w:b w:val="0"/>
                <w:bCs w:val="0"/>
                <w:sz w:val="22"/>
                <w:lang w:val="en-GB"/>
              </w:rPr>
              <w:t>Uniform (</w:t>
            </w:r>
            <w:r w:rsidRPr="003C4DD6">
              <w:rPr>
                <w:i/>
                <w:iCs/>
                <w:sz w:val="22"/>
                <w:lang w:val="en-GB"/>
                <w:rPrChange w:id="179" w:author="Catarina Brancoi" w:date="2022-07-20T11:31:00Z">
                  <w:rPr>
                    <w:sz w:val="22"/>
                    <w:lang w:val="en-GB"/>
                  </w:rPr>
                </w:rPrChange>
              </w:rPr>
              <w:t>uniform</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9C5E16">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F2449B" w:rsidRDefault="00582902" w:rsidP="009C5E16">
            <w:pPr>
              <w:spacing w:before="80" w:after="80"/>
              <w:rPr>
                <w:sz w:val="22"/>
                <w:lang w:val="pt-BR"/>
                <w:rPrChange w:id="180" w:author="Catarina Brancoi" w:date="2022-07-19T13:40:00Z">
                  <w:rPr>
                    <w:sz w:val="22"/>
                    <w:lang w:val="es-ES"/>
                  </w:rPr>
                </w:rPrChange>
              </w:rPr>
            </w:pPr>
            <w:r w:rsidRPr="00F2449B">
              <w:rPr>
                <w:sz w:val="22"/>
                <w:lang w:val="pt-BR"/>
                <w:rPrChange w:id="181" w:author="Catarina Brancoi" w:date="2022-07-19T13:40:00Z">
                  <w:rPr>
                    <w:sz w:val="22"/>
                    <w:lang w:val="es-ES"/>
                  </w:rPr>
                </w:rPrChange>
              </w:rPr>
              <w:t>uniform 1.0e-8 1.0e-5; uniform 2e-9 5e-6; uniform 0 3</w:t>
            </w:r>
          </w:p>
        </w:tc>
      </w:tr>
      <w:tr w:rsidR="00582902" w:rsidRPr="00F2787E"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9C5E16">
            <w:pPr>
              <w:spacing w:before="80" w:after="80"/>
              <w:rPr>
                <w:b w:val="0"/>
                <w:bCs w:val="0"/>
                <w:sz w:val="22"/>
                <w:lang w:val="en-GB"/>
              </w:rPr>
            </w:pPr>
            <w:r w:rsidRPr="00E164ED">
              <w:rPr>
                <w:b w:val="0"/>
                <w:bCs w:val="0"/>
                <w:sz w:val="22"/>
                <w:lang w:val="en-GB"/>
              </w:rPr>
              <w:t>Normal (</w:t>
            </w:r>
            <w:r w:rsidRPr="003C4DD6">
              <w:rPr>
                <w:i/>
                <w:iCs/>
                <w:sz w:val="22"/>
                <w:lang w:val="en-GB"/>
                <w:rPrChange w:id="182" w:author="Catarina Brancoi" w:date="2022-07-20T11:31:00Z">
                  <w:rPr>
                    <w:sz w:val="22"/>
                    <w:lang w:val="en-GB"/>
                  </w:rPr>
                </w:rPrChange>
              </w:rPr>
              <w:t>norm</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9C5E16">
            <w:pPr>
              <w:spacing w:before="80" w:after="80"/>
              <w:rPr>
                <w:sz w:val="22"/>
                <w:lang w:val="en-GB"/>
              </w:rPr>
            </w:pPr>
            <w:r w:rsidRPr="00DF7EE4">
              <w:rPr>
                <w:sz w:val="22"/>
                <w:lang w:val="en-GB"/>
              </w:rPr>
              <w:t>Normal distribution (mean, sd)</w:t>
            </w:r>
          </w:p>
        </w:tc>
        <w:tc>
          <w:tcPr>
            <w:tcW w:w="1276" w:type="dxa"/>
            <w:shd w:val="clear" w:color="auto" w:fill="F2F2F2" w:themeFill="background1" w:themeFillShade="F2"/>
            <w:vAlign w:val="center"/>
          </w:tcPr>
          <w:p w14:paraId="3BC468E7"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F2449B" w:rsidRDefault="00582902" w:rsidP="009C5E16">
            <w:pPr>
              <w:spacing w:before="80" w:after="80"/>
              <w:rPr>
                <w:sz w:val="22"/>
                <w:lang w:val="pt-BR"/>
                <w:rPrChange w:id="183" w:author="Catarina Brancoi" w:date="2022-07-19T13:40:00Z">
                  <w:rPr>
                    <w:sz w:val="22"/>
                    <w:lang w:val="es-ES"/>
                  </w:rPr>
                </w:rPrChange>
              </w:rPr>
            </w:pPr>
            <w:r w:rsidRPr="00F2449B">
              <w:rPr>
                <w:sz w:val="22"/>
                <w:lang w:val="pt-BR"/>
                <w:rPrChange w:id="184" w:author="Catarina Brancoi" w:date="2022-07-19T13:40:00Z">
                  <w:rPr>
                    <w:sz w:val="22"/>
                    <w:lang w:val="es-ES"/>
                  </w:rPr>
                </w:rPrChange>
              </w:rPr>
              <w:t>norm 1.0e-8 1.0e-5; norm 1.0e-8 1.0e-5 t 1.0e-9 1.0e-6</w:t>
            </w:r>
          </w:p>
        </w:tc>
      </w:tr>
      <w:tr w:rsidR="00582902" w:rsidRPr="00F2787E"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9C5E16">
            <w:pPr>
              <w:spacing w:before="80" w:after="80"/>
              <w:rPr>
                <w:b w:val="0"/>
                <w:bCs w:val="0"/>
                <w:sz w:val="22"/>
                <w:lang w:val="en-GB"/>
              </w:rPr>
            </w:pPr>
            <w:r w:rsidRPr="00E164ED">
              <w:rPr>
                <w:b w:val="0"/>
                <w:bCs w:val="0"/>
                <w:sz w:val="22"/>
                <w:lang w:val="en-GB"/>
              </w:rPr>
              <w:t>Exponential (</w:t>
            </w:r>
            <w:r w:rsidRPr="003C4DD6">
              <w:rPr>
                <w:i/>
                <w:iCs/>
                <w:sz w:val="22"/>
                <w:lang w:val="en-GB"/>
                <w:rPrChange w:id="185" w:author="Catarina Brancoi" w:date="2022-07-20T11:31:00Z">
                  <w:rPr>
                    <w:sz w:val="22"/>
                    <w:lang w:val="en-GB"/>
                  </w:rPr>
                </w:rPrChange>
              </w:rPr>
              <w:t>exp</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9C5E16">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F2449B" w:rsidRDefault="00582902" w:rsidP="009C5E16">
            <w:pPr>
              <w:spacing w:before="80" w:after="80"/>
              <w:rPr>
                <w:sz w:val="22"/>
                <w:lang w:val="pt-BR"/>
                <w:rPrChange w:id="186" w:author="Catarina Brancoi" w:date="2022-07-19T13:40:00Z">
                  <w:rPr>
                    <w:sz w:val="22"/>
                    <w:lang w:val="es-ES"/>
                  </w:rPr>
                </w:rPrChange>
              </w:rPr>
            </w:pPr>
            <w:r w:rsidRPr="00F2449B">
              <w:rPr>
                <w:sz w:val="22"/>
                <w:lang w:val="pt-BR"/>
                <w:rPrChange w:id="187" w:author="Catarina Brancoi" w:date="2022-07-19T13:40:00Z">
                  <w:rPr>
                    <w:sz w:val="22"/>
                    <w:lang w:val="es-ES"/>
                  </w:rPr>
                </w:rPrChange>
              </w:rPr>
              <w:t>exp 1.0e-7; exp 1.0e-7 t 1.0e-8 1.0e-6</w:t>
            </w:r>
          </w:p>
        </w:tc>
      </w:tr>
      <w:tr w:rsidR="00582902" w:rsidRPr="00F2787E" w14:paraId="57190F95" w14:textId="77777777" w:rsidTr="00AC155E">
        <w:tblPrEx>
          <w:tblW w:w="0" w:type="auto"/>
          <w:tblLayout w:type="fixed"/>
          <w:tblLook w:val="00A0" w:firstRow="1" w:lastRow="0" w:firstColumn="1" w:lastColumn="0" w:noHBand="0" w:noVBand="0"/>
          <w:tblPrExChange w:id="188" w:author="Catarina Brancoi" w:date="2022-07-20T12:05:00Z">
            <w:tblPrEx>
              <w:tblW w:w="0" w:type="auto"/>
              <w:tblLayout w:type="fixed"/>
              <w:tblLook w:val="00A0" w:firstRow="1" w:lastRow="0" w:firstColumn="1" w:lastColumn="0" w:noHBand="0" w:noVBand="0"/>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Change w:id="189" w:author="Catarina Brancoi" w:date="2022-07-20T12:05:00Z">
              <w:tcPr>
                <w:tcW w:w="1418" w:type="dxa"/>
                <w:shd w:val="clear" w:color="auto" w:fill="F2F2F2" w:themeFill="background1" w:themeFillShade="F2"/>
                <w:vAlign w:val="center"/>
              </w:tcPr>
            </w:tcPrChange>
          </w:tcPr>
          <w:p w14:paraId="02D5F653" w14:textId="271F0556" w:rsidR="00582902" w:rsidRPr="003C4DD6" w:rsidRDefault="003C4DD6">
            <w:pPr>
              <w:spacing w:before="80" w:after="80"/>
              <w:jc w:val="center"/>
              <w:cnfStyle w:val="001000100000" w:firstRow="0" w:lastRow="0" w:firstColumn="1" w:lastColumn="0" w:oddVBand="0" w:evenVBand="0" w:oddHBand="1" w:evenHBand="0" w:firstRowFirstColumn="0" w:firstRowLastColumn="0" w:lastRowFirstColumn="0" w:lastRowLastColumn="0"/>
              <w:rPr>
                <w:b w:val="0"/>
                <w:bCs w:val="0"/>
                <w:i/>
                <w:iCs/>
                <w:sz w:val="22"/>
                <w:lang w:val="en-GB"/>
                <w:rPrChange w:id="190" w:author="Catarina Brancoi" w:date="2022-07-20T11:32:00Z">
                  <w:rPr>
                    <w:b w:val="0"/>
                    <w:bCs w:val="0"/>
                    <w:sz w:val="22"/>
                    <w:lang w:val="en-GB"/>
                  </w:rPr>
                </w:rPrChange>
              </w:rPr>
              <w:pPrChange w:id="191" w:author="Catarina Brancoi" w:date="2022-07-20T12:05:00Z">
                <w:pPr>
                  <w:spacing w:before="80" w:after="80"/>
                  <w:cnfStyle w:val="001000100000" w:firstRow="0" w:lastRow="0" w:firstColumn="1" w:lastColumn="0" w:oddVBand="0" w:evenVBand="0" w:oddHBand="1" w:evenHBand="0" w:firstRowFirstColumn="0" w:firstRowLastColumn="0" w:lastRowFirstColumn="0" w:lastRowLastColumn="0"/>
                </w:pPr>
              </w:pPrChange>
            </w:pPr>
            <w:r w:rsidRPr="00E164ED">
              <w:rPr>
                <w:b w:val="0"/>
                <w:bCs w:val="0"/>
                <w:sz w:val="22"/>
                <w:lang w:val="en-GB"/>
              </w:rPr>
              <w:lastRenderedPageBreak/>
              <w:t>G</w:t>
            </w:r>
            <w:r w:rsidR="00582902" w:rsidRPr="00E164ED">
              <w:rPr>
                <w:b w:val="0"/>
                <w:bCs w:val="0"/>
                <w:sz w:val="22"/>
                <w:lang w:val="en-GB"/>
              </w:rPr>
              <w:t>amma</w:t>
            </w:r>
            <w:ins w:id="192" w:author="Catarina Brancoi" w:date="2022-07-20T11:32:00Z">
              <w:r>
                <w:rPr>
                  <w:b w:val="0"/>
                  <w:bCs w:val="0"/>
                  <w:sz w:val="22"/>
                  <w:lang w:val="en-GB"/>
                </w:rPr>
                <w:t xml:space="preserve"> (</w:t>
              </w:r>
              <w:commentRangeStart w:id="193"/>
              <w:r>
                <w:rPr>
                  <w:b w:val="0"/>
                  <w:bCs w:val="0"/>
                  <w:i/>
                  <w:iCs/>
                  <w:sz w:val="22"/>
                  <w:lang w:val="en-GB"/>
                </w:rPr>
                <w:t>gamma</w:t>
              </w:r>
              <w:commentRangeEnd w:id="193"/>
              <w:r>
                <w:rPr>
                  <w:rStyle w:val="CommentReference"/>
                  <w:b w:val="0"/>
                  <w:bCs w:val="0"/>
                </w:rPr>
                <w:commentReference w:id="193"/>
              </w:r>
              <w:r w:rsidRPr="003C4DD6">
                <w:rPr>
                  <w:sz w:val="22"/>
                  <w:lang w:val="en-GB"/>
                  <w:rPrChange w:id="194" w:author="Catarina Brancoi" w:date="2022-07-20T11:32:00Z">
                    <w:rPr>
                      <w:i/>
                      <w:iCs/>
                      <w:sz w:val="22"/>
                      <w:lang w:val="en-GB"/>
                    </w:rPr>
                  </w:rPrChange>
                </w:rPr>
                <w:t>)</w:t>
              </w:r>
            </w:ins>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Change w:id="195" w:author="Catarina Brancoi" w:date="2022-07-20T12:05:00Z">
              <w:tcPr>
                <w:tcW w:w="2835" w:type="dxa"/>
                <w:shd w:val="clear" w:color="auto" w:fill="F2F2F2" w:themeFill="background1" w:themeFillShade="F2"/>
                <w:vAlign w:val="center"/>
              </w:tcPr>
            </w:tcPrChange>
          </w:tcPr>
          <w:p w14:paraId="655791A9" w14:textId="77777777" w:rsidR="00582902" w:rsidRPr="00DF7EE4" w:rsidRDefault="00582902" w:rsidP="009C5E16">
            <w:pPr>
              <w:spacing w:before="80" w:after="80"/>
              <w:cnfStyle w:val="000010100000" w:firstRow="0" w:lastRow="0" w:firstColumn="0" w:lastColumn="0" w:oddVBand="1" w:evenVBand="0" w:oddHBand="1" w:evenHBand="0" w:firstRowFirstColumn="0" w:firstRowLastColumn="0" w:lastRowFirstColumn="0" w:lastRowLastColumn="0"/>
              <w:rPr>
                <w:sz w:val="22"/>
                <w:lang w:val="en-GB"/>
              </w:rPr>
            </w:pPr>
            <w:r w:rsidRPr="00DF7EE4">
              <w:rPr>
                <w:sz w:val="22"/>
                <w:lang w:val="en-GB"/>
              </w:rPr>
              <w:t>Gamma distribution (shape, rate “1/scale”)</w:t>
            </w:r>
          </w:p>
        </w:tc>
        <w:tc>
          <w:tcPr>
            <w:tcW w:w="0" w:type="dxa"/>
            <w:shd w:val="clear" w:color="auto" w:fill="F2F2F2" w:themeFill="background1" w:themeFillShade="F2"/>
            <w:vAlign w:val="center"/>
            <w:tcPrChange w:id="196" w:author="Catarina Brancoi" w:date="2022-07-20T12:05:00Z">
              <w:tcPr>
                <w:tcW w:w="1276" w:type="dxa"/>
                <w:shd w:val="clear" w:color="auto" w:fill="F2F2F2" w:themeFill="background1" w:themeFillShade="F2"/>
                <w:vAlign w:val="center"/>
              </w:tcPr>
            </w:tcPrChange>
          </w:tcPr>
          <w:p w14:paraId="6B7BF37C"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Change w:id="197" w:author="Catarina Brancoi" w:date="2022-07-20T12:05:00Z">
              <w:tcPr>
                <w:tcW w:w="2835" w:type="dxa"/>
                <w:shd w:val="clear" w:color="auto" w:fill="F2F2F2" w:themeFill="background1" w:themeFillShade="F2"/>
                <w:vAlign w:val="center"/>
              </w:tcPr>
            </w:tcPrChange>
          </w:tcPr>
          <w:p w14:paraId="0D38CCE4" w14:textId="77777777" w:rsidR="00582902" w:rsidRPr="00F2449B" w:rsidRDefault="00582902" w:rsidP="009C5E16">
            <w:pPr>
              <w:spacing w:before="80" w:after="80"/>
              <w:cnfStyle w:val="000010100000" w:firstRow="0" w:lastRow="0" w:firstColumn="0" w:lastColumn="0" w:oddVBand="1" w:evenVBand="0" w:oddHBand="1" w:evenHBand="0" w:firstRowFirstColumn="0" w:firstRowLastColumn="0" w:lastRowFirstColumn="0" w:lastRowLastColumn="0"/>
              <w:rPr>
                <w:sz w:val="22"/>
                <w:lang w:val="pt-BR"/>
                <w:rPrChange w:id="198" w:author="Catarina Brancoi" w:date="2022-07-19T13:40:00Z">
                  <w:rPr>
                    <w:sz w:val="22"/>
                    <w:lang w:val="es-ES"/>
                  </w:rPr>
                </w:rPrChange>
              </w:rPr>
            </w:pPr>
            <w:r w:rsidRPr="00F2449B">
              <w:rPr>
                <w:sz w:val="22"/>
                <w:lang w:val="pt-BR"/>
                <w:rPrChange w:id="199" w:author="Catarina Brancoi" w:date="2022-07-19T13:40:00Z">
                  <w:rPr>
                    <w:sz w:val="22"/>
                    <w:lang w:val="es-ES"/>
                  </w:rPr>
                </w:rPrChange>
              </w:rPr>
              <w:t>gamma 1.0e-7 5.0e-7; gamma 1.0e-7 5.0e-7 t 2.0e-7 1.0e-6</w:t>
            </w:r>
          </w:p>
        </w:tc>
      </w:tr>
      <w:tr w:rsidR="00582902" w:rsidRPr="00F2787E"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9C5E16">
            <w:pPr>
              <w:spacing w:before="80" w:after="80"/>
              <w:rPr>
                <w:b w:val="0"/>
                <w:bCs w:val="0"/>
                <w:sz w:val="22"/>
                <w:lang w:val="en-GB"/>
              </w:rPr>
            </w:pPr>
            <w:r w:rsidRPr="00E164ED">
              <w:rPr>
                <w:b w:val="0"/>
                <w:bCs w:val="0"/>
                <w:sz w:val="22"/>
                <w:lang w:val="en-GB"/>
              </w:rPr>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9C5E16">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F2449B" w:rsidRDefault="00582902" w:rsidP="009C5E16">
            <w:pPr>
              <w:spacing w:before="80" w:after="80"/>
              <w:rPr>
                <w:sz w:val="22"/>
                <w:lang w:val="pt-BR"/>
                <w:rPrChange w:id="200" w:author="Catarina Brancoi" w:date="2022-07-19T13:40:00Z">
                  <w:rPr>
                    <w:sz w:val="22"/>
                    <w:lang w:val="es-ES"/>
                  </w:rPr>
                </w:rPrChange>
              </w:rPr>
            </w:pPr>
            <w:r w:rsidRPr="00F2449B">
              <w:rPr>
                <w:sz w:val="22"/>
                <w:lang w:val="pt-BR"/>
                <w:rPrChange w:id="201" w:author="Catarina Brancoi" w:date="2022-07-19T13:40:00Z">
                  <w:rPr>
                    <w:sz w:val="22"/>
                    <w:lang w:val="es-ES"/>
                  </w:rPr>
                </w:rPrChange>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0D23933E" w:rsidR="00582902" w:rsidRPr="00E164ED" w:rsidRDefault="00582902" w:rsidP="009C5E16">
            <w:pPr>
              <w:spacing w:before="80" w:after="80"/>
              <w:rPr>
                <w:b w:val="0"/>
                <w:bCs w:val="0"/>
                <w:sz w:val="22"/>
                <w:lang w:val="en-GB"/>
              </w:rPr>
            </w:pPr>
            <w:del w:id="202" w:author="Catarina Brancoi" w:date="2022-07-20T10:16:00Z">
              <w:r w:rsidRPr="00E164ED" w:rsidDel="000D4580">
                <w:rPr>
                  <w:b w:val="0"/>
                  <w:bCs w:val="0"/>
                  <w:sz w:val="22"/>
                  <w:lang w:val="en-GB"/>
                </w:rPr>
                <w:delText>dirichlet</w:delText>
              </w:r>
            </w:del>
            <w:ins w:id="203" w:author="Catarina Brancoi" w:date="2022-07-20T10:16:00Z">
              <w:r w:rsidR="000D4580">
                <w:rPr>
                  <w:b w:val="0"/>
                  <w:bCs w:val="0"/>
                  <w:sz w:val="22"/>
                  <w:lang w:val="en-GB"/>
                </w:rPr>
                <w:t>Dirichlet</w:t>
              </w:r>
            </w:ins>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9C5E16">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9C5E16">
            <w:pPr>
              <w:spacing w:before="80" w:after="80"/>
              <w:rPr>
                <w:sz w:val="22"/>
                <w:lang w:val="en-GB"/>
              </w:rPr>
            </w:pPr>
            <w:r w:rsidRPr="00DF7EE4">
              <w:rPr>
                <w:sz w:val="22"/>
                <w:lang w:val="en-GB"/>
              </w:rPr>
              <w:t>dirichlet 1 1 1 1; dirichlet 1 1 1 1 1 1</w:t>
            </w:r>
          </w:p>
        </w:tc>
      </w:tr>
    </w:tbl>
    <w:p w14:paraId="684E049E" w14:textId="77777777" w:rsidR="000D4580" w:rsidRDefault="000D4580">
      <w:pPr>
        <w:pStyle w:val="Heading3"/>
        <w:ind w:left="1080"/>
        <w:rPr>
          <w:ins w:id="204" w:author="Catarina Brancoi" w:date="2022-07-20T10:16:00Z"/>
          <w:lang w:val="en-GB"/>
        </w:rPr>
        <w:pPrChange w:id="205" w:author="Catarina Brancoi" w:date="2022-07-20T10:16:00Z">
          <w:pPr>
            <w:pStyle w:val="Heading3"/>
            <w:numPr>
              <w:ilvl w:val="2"/>
              <w:numId w:val="8"/>
            </w:numPr>
            <w:ind w:left="1080" w:hanging="1080"/>
          </w:pPr>
        </w:pPrChange>
      </w:pPr>
      <w:bookmarkStart w:id="206" w:name="_Toc105763152"/>
    </w:p>
    <w:p w14:paraId="31AEFDB1" w14:textId="6B20E715" w:rsidR="00582902" w:rsidRPr="00F812FF" w:rsidRDefault="00F812FF" w:rsidP="00582902">
      <w:pPr>
        <w:pStyle w:val="Heading3"/>
        <w:numPr>
          <w:ilvl w:val="2"/>
          <w:numId w:val="8"/>
        </w:numPr>
        <w:rPr>
          <w:lang w:val="en-GB"/>
        </w:rPr>
      </w:pPr>
      <w:r>
        <w:rPr>
          <w:lang w:val="en-GB"/>
        </w:rPr>
        <w:t>Simulation phase</w:t>
      </w:r>
      <w:bookmarkEnd w:id="206"/>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3B526629"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(i.e.</w:t>
      </w:r>
      <w:ins w:id="207" w:author="Catarina Brancoi" w:date="2022-07-20T10:37:00Z">
        <w:r w:rsidR="00171E5B">
          <w:rPr>
            <w:lang w:val="en-GB"/>
          </w:rPr>
          <w:t>,</w:t>
        </w:r>
      </w:ins>
      <w:r>
        <w:rPr>
          <w:lang w:val="en-GB"/>
        </w:rPr>
        <w:t xml:space="preserve"> no pathway) since the target alignment file needs to be placed in the same pathway as the Settings.txt file.</w:t>
      </w:r>
      <w:del w:id="208" w:author="Catarina Brancoi" w:date="2022-07-20T10:38:00Z">
        <w:r w:rsidRPr="009C674E" w:rsidDel="00171E5B">
          <w:rPr>
            <w:lang w:val="en-GB"/>
          </w:rPr>
          <w:delText xml:space="preserve"> For example,</w:delText>
        </w:r>
      </w:del>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phylip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*NameOfPhylipFile=</w:t>
      </w:r>
      <w:r w:rsidRPr="00F2787E">
        <w:rPr>
          <w:lang w:val="en-US"/>
          <w:rPrChange w:id="209" w:author="Catarina Brancoi" w:date="2022-07-25T14:19:00Z">
            <w:rPr/>
          </w:rPrChange>
        </w:rPr>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7DA521BB"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w:t>
      </w:r>
      <w:del w:id="210" w:author="Catarina Brancoi" w:date="2022-07-20T10:38:00Z">
        <w:r w:rsidR="00F91E9B" w:rsidDel="00171E5B">
          <w:rPr>
            <w:lang w:val="en-GB"/>
          </w:rPr>
          <w:delText>especially</w:delText>
        </w:r>
      </w:del>
      <w:ins w:id="211" w:author="Catarina Brancoi" w:date="2022-07-20T10:38:00Z">
        <w:r w:rsidR="00171E5B">
          <w:rPr>
            <w:lang w:val="en-GB"/>
          </w:rPr>
          <w:t>specially</w:t>
        </w:r>
      </w:ins>
      <w:r w:rsidR="00F91E9B">
        <w:rPr>
          <w:lang w:val="en-GB"/>
        </w:rPr>
        <w:t xml:space="preserve"> the target </w:t>
      </w:r>
      <w:del w:id="212" w:author="Catarina Brancoi" w:date="2022-07-20T10:39:00Z">
        <w:r w:rsidR="00F91E9B" w:rsidDel="00171E5B">
          <w:rPr>
            <w:lang w:val="en-GB"/>
          </w:rPr>
          <w:delText>multiple sequence alignment</w:delText>
        </w:r>
      </w:del>
      <w:ins w:id="213" w:author="Catarina Brancoi" w:date="2022-07-20T10:39:00Z">
        <w:r w:rsidR="00171E5B">
          <w:rPr>
            <w:lang w:val="en-GB"/>
          </w:rPr>
          <w:t>MSA</w:t>
        </w:r>
      </w:ins>
      <w:r w:rsidR="00F91E9B">
        <w:rPr>
          <w:lang w:val="en-GB"/>
        </w:rPr>
        <w:t xml:space="preserve">. More complex sequences (large molecular diversity) </w:t>
      </w:r>
      <w:del w:id="214" w:author="Catarina Brancoi" w:date="2022-07-20T10:39:00Z">
        <w:r w:rsidR="00F91E9B" w:rsidDel="00171E5B">
          <w:rPr>
            <w:lang w:val="en-GB"/>
          </w:rPr>
          <w:delText>could</w:delText>
        </w:r>
      </w:del>
      <w:ins w:id="215" w:author="Catarina Brancoi" w:date="2022-07-20T10:39:00Z">
        <w:r w:rsidR="00171E5B">
          <w:rPr>
            <w:lang w:val="en-GB"/>
          </w:rPr>
          <w:t>may</w:t>
        </w:r>
      </w:ins>
      <w:del w:id="216" w:author="Catarina Brancoi" w:date="2022-07-20T10:39:00Z">
        <w:r w:rsidR="00F91E9B" w:rsidDel="00171E5B">
          <w:rPr>
            <w:lang w:val="en-GB"/>
          </w:rPr>
          <w:delText xml:space="preserve"> </w:delText>
        </w:r>
      </w:del>
      <w:ins w:id="217" w:author="Catarina Brancoi" w:date="2022-07-20T10:39:00Z">
        <w:r w:rsidR="00171E5B">
          <w:rPr>
            <w:lang w:val="en-GB"/>
          </w:rPr>
          <w:t xml:space="preserve"> </w:t>
        </w:r>
      </w:ins>
      <w:r w:rsidR="00F91E9B">
        <w:rPr>
          <w:lang w:val="en-GB"/>
        </w:rPr>
        <w:t xml:space="preserve">require more simulations </w:t>
      </w:r>
      <w:del w:id="218" w:author="Catarina Brancoi" w:date="2022-07-20T10:39:00Z">
        <w:r w:rsidR="00F91E9B" w:rsidDel="00171E5B">
          <w:rPr>
            <w:lang w:val="en-GB"/>
          </w:rPr>
          <w:delText xml:space="preserve">because </w:delText>
        </w:r>
      </w:del>
      <w:ins w:id="219" w:author="Catarina Brancoi" w:date="2022-07-20T10:39:00Z">
        <w:r w:rsidR="00171E5B">
          <w:rPr>
            <w:lang w:val="en-GB"/>
          </w:rPr>
          <w:t xml:space="preserve">due to the irregularity of </w:t>
        </w:r>
      </w:ins>
      <w:r w:rsidR="00F91E9B">
        <w:rPr>
          <w:lang w:val="en-GB"/>
        </w:rPr>
        <w:t xml:space="preserve">the parametric landscape </w:t>
      </w:r>
      <w:del w:id="220" w:author="Catarina Brancoi" w:date="2022-07-20T10:40:00Z">
        <w:r w:rsidR="00F91E9B" w:rsidDel="00BC6257">
          <w:rPr>
            <w:lang w:val="en-GB"/>
          </w:rPr>
          <w:delText>could be more irregular and should be more sampled</w:delText>
        </w:r>
      </w:del>
      <w:ins w:id="221" w:author="Catarina Brancoi" w:date="2022-07-20T10:40:00Z">
        <w:r w:rsidR="00BC6257">
          <w:rPr>
            <w:lang w:val="en-GB"/>
          </w:rPr>
          <w:t>that requires more sampling</w:t>
        </w:r>
      </w:ins>
      <w:r w:rsidR="00F91E9B">
        <w:rPr>
          <w:lang w:val="en-GB"/>
        </w:rPr>
        <w:t xml:space="preserve">. </w:t>
      </w:r>
      <w:del w:id="222" w:author="Catarina Brancoi" w:date="2022-07-20T10:41:00Z">
        <w:r w:rsidR="00F91E9B" w:rsidRPr="005F69EC" w:rsidDel="00BC6257">
          <w:rPr>
            <w:lang w:val="en-GB"/>
          </w:rPr>
          <w:delText>For example,</w:delText>
        </w:r>
      </w:del>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*NumberOfSimulations=</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1AD99C17"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r w:rsidRPr="00133807">
        <w:rPr>
          <w:i/>
          <w:iCs/>
          <w:lang w:val="en-GB"/>
        </w:rPr>
        <w:t>NewState</w:t>
      </w:r>
      <w:r>
        <w:rPr>
          <w:lang w:val="en-GB"/>
        </w:rPr>
        <w:t xml:space="preserve">”. This decision can affect the </w:t>
      </w:r>
      <w:del w:id="223" w:author="Catarina Brancoi" w:date="2022-07-20T12:11:00Z">
        <w:r w:rsidDel="00E97DC2">
          <w:rPr>
            <w:lang w:val="en-GB"/>
          </w:rPr>
          <w:delText>summary statistics</w:delText>
        </w:r>
      </w:del>
      <w:ins w:id="224" w:author="Catarina Brancoi" w:date="2022-07-20T12:11:00Z">
        <w:r w:rsidR="00E97DC2">
          <w:rPr>
            <w:lang w:val="en-GB"/>
          </w:rPr>
          <w:t>SS</w:t>
        </w:r>
      </w:ins>
      <w:r>
        <w:rPr>
          <w:lang w:val="en-GB"/>
        </w:rPr>
        <w:t xml:space="preserve"> if there are indels in the multiple sequence alignment</w:t>
      </w:r>
      <w:r w:rsidRPr="005F69EC">
        <w:rPr>
          <w:lang w:val="en-GB"/>
        </w:rPr>
        <w:t xml:space="preserve">. </w:t>
      </w:r>
      <w:del w:id="225" w:author="Catarina Brancoi" w:date="2022-07-20T10:41:00Z">
        <w:r w:rsidDel="00BC6257">
          <w:rPr>
            <w:lang w:val="en-GB"/>
          </w:rPr>
          <w:delText>For example</w:delText>
        </w:r>
        <w:r w:rsidRPr="005F69EC" w:rsidDel="00BC6257">
          <w:rPr>
            <w:lang w:val="en-GB"/>
          </w:rPr>
          <w:delText>,</w:delText>
        </w:r>
      </w:del>
    </w:p>
    <w:p w14:paraId="02371C79"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xml:space="preserve"># Consideration of indels. "Ignored" (indels are ignored), "NewState" (indels are considered as a new state)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4AE9178B" w:rsidR="00582902" w:rsidRPr="005F69EC" w:rsidRDefault="00582902" w:rsidP="00582902">
      <w:pPr>
        <w:numPr>
          <w:ilvl w:val="0"/>
          <w:numId w:val="11"/>
        </w:numPr>
        <w:ind w:left="0" w:firstLine="0"/>
        <w:rPr>
          <w:lang w:val="en-GB"/>
        </w:rPr>
      </w:pPr>
      <w:r w:rsidRPr="00DD4365">
        <w:rPr>
          <w:b/>
          <w:lang w:val="en-GB"/>
        </w:rPr>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del w:id="226" w:author="Catarina Brancoi" w:date="2022-07-20T10:43:00Z">
        <w:r w:rsidRPr="005F69EC" w:rsidDel="00BC6257">
          <w:rPr>
            <w:lang w:val="en-GB"/>
          </w:rPr>
          <w:delText xml:space="preserve"> The number of processors</w:delText>
        </w:r>
      </w:del>
      <w:del w:id="227" w:author="Catarina Brancoi" w:date="2022-07-20T10:42:00Z">
        <w:r w:rsidRPr="005F69EC" w:rsidDel="00BC6257">
          <w:rPr>
            <w:lang w:val="en-GB"/>
          </w:rPr>
          <w:delText xml:space="preserve"> must be specified in the settings file. </w:delText>
        </w:r>
      </w:del>
      <w:del w:id="228" w:author="Catarina Brancoi" w:date="2022-07-20T10:41:00Z">
        <w:r w:rsidRPr="005F69EC" w:rsidDel="00BC6257">
          <w:rPr>
            <w:lang w:val="en-GB"/>
          </w:rPr>
          <w:delText>For example,</w:delText>
        </w:r>
      </w:del>
    </w:p>
    <w:p w14:paraId="05EAC321" w14:textId="77777777"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by default </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Pr>
          <w:rFonts w:ascii="Courier New" w:hAnsi="Courier New" w:cs="Courier New"/>
          <w:i/>
          <w:sz w:val="18"/>
          <w:szCs w:val="18"/>
          <w:lang w:val="en-GB"/>
        </w:rPr>
        <w:t>NumberOfProcessors=</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16894B0C"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the simulated</w:t>
      </w:r>
      <w:ins w:id="229" w:author="Catarina Brancoi" w:date="2022-07-20T10:43:00Z">
        <w:r w:rsidR="00BC6257">
          <w:rPr>
            <w:lang w:val="en-GB"/>
          </w:rPr>
          <w:t xml:space="preserve"> data</w:t>
        </w:r>
      </w:ins>
      <w:r w:rsidRPr="005F69EC">
        <w:rPr>
          <w:lang w:val="en-GB"/>
        </w:rPr>
        <w:t xml:space="preserve">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 xml:space="preserve">hard disk of </w:t>
      </w:r>
      <w:ins w:id="230" w:author="Catarina Brancoi" w:date="2022-07-20T10:43:00Z">
        <w:r w:rsidR="00BC6257">
          <w:rPr>
            <w:lang w:val="en-GB"/>
          </w:rPr>
          <w:t xml:space="preserve">the </w:t>
        </w:r>
      </w:ins>
      <w:r>
        <w:rPr>
          <w:lang w:val="en-GB"/>
        </w:rPr>
        <w:t>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w:t>
      </w:r>
      <w:del w:id="231" w:author="Catarina Brancoi" w:date="2022-07-20T10:43:00Z">
        <w:r w:rsidDel="00BC6257">
          <w:rPr>
            <w:lang w:val="en-GB"/>
          </w:rPr>
          <w:delText>Summary Statistics</w:delText>
        </w:r>
      </w:del>
      <w:ins w:id="232" w:author="Catarina Brancoi" w:date="2022-07-20T10:43:00Z">
        <w:r w:rsidR="00BC6257">
          <w:rPr>
            <w:lang w:val="en-GB"/>
          </w:rPr>
          <w:t>SS</w:t>
        </w:r>
      </w:ins>
      <w:r>
        <w:rPr>
          <w:lang w:val="en-GB"/>
        </w:rPr>
        <w:t xml:space="preserve"> in the following step. </w:t>
      </w:r>
      <w:del w:id="233" w:author="Catarina Brancoi" w:date="2022-07-20T10:41:00Z">
        <w:r w:rsidRPr="005F69EC" w:rsidDel="00BC6257">
          <w:rPr>
            <w:lang w:val="en-GB"/>
          </w:rPr>
          <w:delText>For example,</w:delText>
        </w:r>
      </w:del>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5C3129CD"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*SaveSimulations=</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5DA02E32" w:rsidR="00582902" w:rsidRPr="00833ED8" w:rsidRDefault="00582902" w:rsidP="00582902">
      <w:pPr>
        <w:numPr>
          <w:ilvl w:val="0"/>
          <w:numId w:val="12"/>
        </w:numPr>
        <w:ind w:left="0" w:firstLine="0"/>
        <w:rPr>
          <w:lang w:val="en-GB"/>
        </w:rPr>
      </w:pPr>
      <w:r>
        <w:rPr>
          <w:b/>
          <w:lang w:val="en-GB"/>
        </w:rPr>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w:t>
      </w:r>
      <w:r w:rsidRPr="00D84C06">
        <w:rPr>
          <w:i/>
          <w:iCs/>
          <w:lang w:val="en-GB"/>
        </w:rPr>
        <w:t>ProtModel</w:t>
      </w:r>
      <w:r>
        <w:rPr>
          <w:lang w:val="en-GB"/>
        </w:rPr>
        <w:t xml:space="preserve"> execution will be reduced. This option is recommended to save computing time (printing information on the screen requires more </w:t>
      </w:r>
      <w:del w:id="234" w:author="Catarina Brancoi" w:date="2022-07-20T10:44:00Z">
        <w:r w:rsidDel="00BC6257">
          <w:rPr>
            <w:lang w:val="en-GB"/>
          </w:rPr>
          <w:delText>computer time</w:delText>
        </w:r>
      </w:del>
      <w:ins w:id="235" w:author="Catarina Brancoi" w:date="2022-07-20T10:44:00Z">
        <w:r w:rsidR="00BC6257">
          <w:rPr>
            <w:lang w:val="en-GB"/>
          </w:rPr>
          <w:t>resources</w:t>
        </w:r>
      </w:ins>
      <w:r>
        <w:rPr>
          <w:lang w:val="en-GB"/>
        </w:rPr>
        <w:t xml:space="preserve">). Regardless </w:t>
      </w:r>
      <w:ins w:id="236" w:author="Catarina Brancoi" w:date="2022-07-20T10:44:00Z">
        <w:r w:rsidR="00BC6257">
          <w:rPr>
            <w:lang w:val="en-GB"/>
          </w:rPr>
          <w:t xml:space="preserve">of </w:t>
        </w:r>
      </w:ins>
      <w:r>
        <w:rPr>
          <w:lang w:val="en-GB"/>
        </w:rPr>
        <w:t xml:space="preserve">the option selected, the </w:t>
      </w:r>
      <w:del w:id="237" w:author="Catarina Brancoi" w:date="2022-07-20T10:44:00Z">
        <w:r w:rsidDel="00BC6257">
          <w:rPr>
            <w:lang w:val="en-GB"/>
          </w:rPr>
          <w:delText xml:space="preserve">final </w:delText>
        </w:r>
      </w:del>
      <w:r>
        <w:rPr>
          <w:lang w:val="en-GB"/>
        </w:rPr>
        <w:t xml:space="preserve">results will not change, it only affects to the amount of information shown on the screen during the execution. </w:t>
      </w:r>
      <w:del w:id="238" w:author="Catarina Brancoi" w:date="2022-07-20T10:44:00Z">
        <w:r w:rsidRPr="00833ED8" w:rsidDel="00BC6257">
          <w:rPr>
            <w:lang w:val="en-GB"/>
          </w:rPr>
          <w:delText>For example,</w:delText>
        </w:r>
      </w:del>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*ShowInformationScreen=</w:t>
      </w:r>
      <w:r>
        <w:rPr>
          <w:rFonts w:ascii="Courier New" w:hAnsi="Courier New" w:cs="Courier New"/>
          <w:i/>
          <w:sz w:val="18"/>
          <w:szCs w:val="18"/>
          <w:lang w:val="en-GB"/>
        </w:rPr>
        <w:t>No</w:t>
      </w:r>
    </w:p>
    <w:p w14:paraId="2D0C6B81" w14:textId="77777777" w:rsidR="00BC6257" w:rsidRDefault="00BC6257" w:rsidP="00582902">
      <w:pPr>
        <w:rPr>
          <w:ins w:id="239" w:author="Catarina Brancoi" w:date="2022-07-20T10:44:00Z"/>
          <w:b/>
          <w:i/>
          <w:sz w:val="28"/>
          <w:szCs w:val="28"/>
          <w:lang w:val="en-GB"/>
        </w:rPr>
      </w:pPr>
    </w:p>
    <w:p w14:paraId="31E0EC28" w14:textId="1B3A77A3" w:rsidR="00582902" w:rsidRPr="0010764B" w:rsidRDefault="00582902" w:rsidP="00582902">
      <w:pPr>
        <w:rPr>
          <w:b/>
          <w:i/>
          <w:sz w:val="28"/>
          <w:szCs w:val="28"/>
          <w:lang w:val="en-GB"/>
        </w:rPr>
      </w:pPr>
      <w:r w:rsidRPr="0010764B">
        <w:rPr>
          <w:b/>
          <w:i/>
          <w:sz w:val="28"/>
          <w:szCs w:val="28"/>
          <w:lang w:val="en-GB"/>
        </w:rPr>
        <w:t>Demographic settings</w:t>
      </w:r>
    </w:p>
    <w:p w14:paraId="1CD08E01" w14:textId="6D26D65A"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w:t>
      </w:r>
      <w:del w:id="240" w:author="Catarina Brancoi" w:date="2022-07-20T10:45:00Z">
        <w:r w:rsidRPr="005F69EC" w:rsidDel="009E7817">
          <w:rPr>
            <w:lang w:val="en-GB"/>
          </w:rPr>
          <w:delText>For example,</w:delText>
        </w:r>
      </w:del>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048E27B1"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w:t>
      </w:r>
      <w:del w:id="241" w:author="Catarina Brancoi" w:date="2022-07-20T10:45:00Z">
        <w:r w:rsidRPr="005F69EC" w:rsidDel="009E7817">
          <w:rPr>
            <w:lang w:val="en-GB"/>
          </w:rPr>
          <w:delText xml:space="preserve"> For example,</w:delText>
        </w:r>
      </w:del>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*PopulationSize=1000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61820EC1"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 xml:space="preserve">tree </w:t>
      </w:r>
      <w:del w:id="242" w:author="Catarina Brancoi" w:date="2022-07-20T10:46:00Z">
        <w:r w:rsidRPr="003D532E" w:rsidDel="009E7817">
          <w:rPr>
            <w:lang w:val="en-GB"/>
          </w:rPr>
          <w:delText>(</w:delText>
        </w:r>
        <w:r w:rsidRPr="00297FF1" w:rsidDel="009E7817">
          <w:rPr>
            <w:lang w:val="en-GB"/>
          </w:rPr>
          <w:delText xml:space="preserve">i.e. samples) </w:delText>
        </w:r>
      </w:del>
      <w:r w:rsidRPr="00FE2806">
        <w:rPr>
          <w:lang w:val="en-GB"/>
        </w:rPr>
        <w:t xml:space="preserve">were sampled </w:t>
      </w:r>
      <w:r w:rsidRPr="009E7817">
        <w:rPr>
          <w:b/>
          <w:bCs/>
          <w:lang w:val="en-GB"/>
          <w:rPrChange w:id="243" w:author="Catarina Brancoi" w:date="2022-07-20T10:46:00Z">
            <w:rPr>
              <w:lang w:val="en-GB"/>
            </w:rPr>
          </w:rPrChange>
        </w:rPr>
        <w:t>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del w:id="244" w:author="Catarina Brancoi" w:date="2022-07-20T10:46:00Z">
        <w:r w:rsidRPr="003042EF" w:rsidDel="009E7817">
          <w:rPr>
            <w:lang w:val="en-GB"/>
          </w:rPr>
          <w:delText>For example,</w:delText>
        </w:r>
      </w:del>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Logitudinal sampling. Requires GenerationTime.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DatedTips=4 1995 1 10 2003 11 16 1997 17 26 2001 27 29</w:t>
      </w:r>
    </w:p>
    <w:p w14:paraId="2A440A4F" w14:textId="77777777" w:rsidR="00582902" w:rsidRPr="00F67507" w:rsidRDefault="00582902" w:rsidP="00582902">
      <w:pPr>
        <w:rPr>
          <w:i/>
          <w:lang w:val="en-GB"/>
        </w:rPr>
      </w:pPr>
    </w:p>
    <w:p w14:paraId="0F4C3552" w14:textId="45A8EA50"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w:t>
      </w:r>
      <w:del w:id="245" w:author="Catarina Brancoi" w:date="2022-07-20T10:47:00Z">
        <w:r w:rsidRPr="007C2603" w:rsidDel="009E7817">
          <w:rPr>
            <w:lang w:val="en-GB"/>
          </w:rPr>
          <w:delText>For example,</w:delText>
        </w:r>
      </w:del>
    </w:p>
    <w:p w14:paraId="79A63C3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GenerationTime=fix 1200</w:t>
      </w:r>
    </w:p>
    <w:p w14:paraId="3CA2794B" w14:textId="77777777" w:rsidR="00582902" w:rsidRDefault="00582902" w:rsidP="00582902">
      <w:pPr>
        <w:autoSpaceDE w:val="0"/>
        <w:autoSpaceDN w:val="0"/>
        <w:adjustRightInd w:val="0"/>
        <w:jc w:val="left"/>
        <w:rPr>
          <w:i/>
          <w:lang w:val="en-GB"/>
        </w:rPr>
      </w:pPr>
    </w:p>
    <w:p w14:paraId="4013FD66" w14:textId="7CAA0A60" w:rsidR="00582902" w:rsidRPr="00CA1DE6" w:rsidRDefault="00582902" w:rsidP="00582902">
      <w:pPr>
        <w:pStyle w:val="ListParagraph"/>
        <w:numPr>
          <w:ilvl w:val="0"/>
          <w:numId w:val="19"/>
        </w:numPr>
        <w:autoSpaceDE w:val="0"/>
        <w:autoSpaceDN w:val="0"/>
        <w:adjustRightInd w:val="0"/>
        <w:rPr>
          <w:rFonts w:eastAsiaTheme="minorHAnsi"/>
          <w:lang w:val="en-US" w:eastAsia="en-US"/>
        </w:rPr>
      </w:pPr>
      <w:r w:rsidRPr="00CA1DE6">
        <w:rPr>
          <w:b/>
          <w:lang w:val="en-GB"/>
        </w:rPr>
        <w:t xml:space="preserve">Growth </w:t>
      </w:r>
      <w:r w:rsidR="00BD4613">
        <w:rPr>
          <w:b/>
          <w:lang w:val="en-GB"/>
        </w:rPr>
        <w:t>r</w:t>
      </w:r>
      <w:r w:rsidRPr="00CA1DE6">
        <w:rPr>
          <w:b/>
          <w:lang w:val="en-GB"/>
        </w:rPr>
        <w:t>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 xml:space="preserve">The first number specifies the model, exponential growth rate (0) or demographic periods (1). These parameters are looking back in time, so it is not </w:t>
      </w:r>
      <w:del w:id="246" w:author="Catarina Brancoi" w:date="2022-07-20T10:48:00Z">
        <w:r w:rsidRPr="00CA1DE6" w:rsidDel="009E7817">
          <w:rPr>
            <w:rFonts w:eastAsiaTheme="minorHAnsi"/>
            <w:lang w:val="en-US" w:eastAsia="en-US"/>
          </w:rPr>
          <w:delText xml:space="preserve">a good idea </w:delText>
        </w:r>
      </w:del>
      <w:ins w:id="247" w:author="Catarina Brancoi" w:date="2022-07-20T10:48:00Z">
        <w:r w:rsidR="009E7817">
          <w:rPr>
            <w:rFonts w:eastAsiaTheme="minorHAnsi"/>
            <w:lang w:val="en-US" w:eastAsia="en-US"/>
          </w:rPr>
          <w:t xml:space="preserve">recommended </w:t>
        </w:r>
      </w:ins>
      <w:ins w:id="248" w:author="Catarina Brancoi" w:date="2022-07-20T10:47:00Z">
        <w:r w:rsidR="009E7817">
          <w:rPr>
            <w:rFonts w:eastAsiaTheme="minorHAnsi"/>
            <w:lang w:val="en-US" w:eastAsia="en-US"/>
          </w:rPr>
          <w:t xml:space="preserve">to </w:t>
        </w:r>
      </w:ins>
      <w:r w:rsidRPr="00CA1DE6">
        <w:rPr>
          <w:rFonts w:eastAsiaTheme="minorHAnsi"/>
          <w:lang w:val="en-US" w:eastAsia="en-US"/>
        </w:rPr>
        <w:t>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xml:space="preserve">” the growth rate must be specified. </w:t>
      </w:r>
      <w:ins w:id="249" w:author="Catarina Brancoi" w:date="2022-07-20T10:52:00Z">
        <w:r w:rsidR="00F17BBF">
          <w:rPr>
            <w:rFonts w:eastAsiaTheme="minorHAnsi"/>
            <w:lang w:val="en-US" w:eastAsia="en-US"/>
          </w:rPr>
          <w:t>In the e</w:t>
        </w:r>
      </w:ins>
      <w:del w:id="250" w:author="Catarina Brancoi" w:date="2022-07-20T10:52:00Z">
        <w:r w:rsidRPr="00CA1DE6" w:rsidDel="00F17BBF">
          <w:rPr>
            <w:rFonts w:eastAsiaTheme="minorHAnsi"/>
            <w:lang w:val="en-US" w:eastAsia="en-US"/>
          </w:rPr>
          <w:delText>E</w:delText>
        </w:r>
      </w:del>
      <w:r w:rsidRPr="00CA1DE6">
        <w:rPr>
          <w:rFonts w:eastAsiaTheme="minorHAnsi"/>
          <w:lang w:val="en-US" w:eastAsia="en-US"/>
        </w:rPr>
        <w:t>xample</w:t>
      </w:r>
      <w:ins w:id="251" w:author="Catarina Brancoi" w:date="2022-07-20T10:52:00Z">
        <w:r w:rsidR="00F17BBF">
          <w:rPr>
            <w:rFonts w:eastAsiaTheme="minorHAnsi"/>
            <w:lang w:val="en-US" w:eastAsia="en-US"/>
          </w:rPr>
          <w:t xml:space="preserve"> the user chose an exponential growth model with a rate of</w:t>
        </w:r>
      </w:ins>
      <w:del w:id="252" w:author="Catarina Brancoi" w:date="2022-07-20T10:52:00Z">
        <w:r w:rsidRPr="00CA1DE6" w:rsidDel="00F17BBF">
          <w:rPr>
            <w:rFonts w:eastAsiaTheme="minorHAnsi"/>
            <w:lang w:val="en-US" w:eastAsia="en-US"/>
          </w:rPr>
          <w:delText>: 0</w:delText>
        </w:r>
      </w:del>
      <w:r w:rsidRPr="00CA1DE6">
        <w:rPr>
          <w:rFonts w:eastAsiaTheme="minorHAnsi"/>
          <w:lang w:val="en-US" w:eastAsia="en-US"/>
        </w:rPr>
        <w:t xml:space="preserve"> 1e-5 (= 0 0.00001). </w:t>
      </w:r>
      <w:moveFromRangeStart w:id="253" w:author="Catarina Brancoi" w:date="2022-07-20T10:50:00Z" w:name="move109206662"/>
      <w:moveFrom w:id="254" w:author="Catarina Brancoi" w:date="2022-07-20T10:50:00Z">
        <w:r w:rsidRPr="00CA1DE6" w:rsidDel="00F17BBF">
          <w:rPr>
            <w:rFonts w:eastAsiaTheme="minorHAnsi"/>
            <w:lang w:val="en-US" w:eastAsia="en-US"/>
          </w:rPr>
          <w:t>For demographic periods, after “</w:t>
        </w:r>
        <w:r w:rsidRPr="00F812FF" w:rsidDel="00F17BBF">
          <w:rPr>
            <w:rFonts w:eastAsiaTheme="minorHAnsi"/>
            <w:i/>
            <w:iCs/>
            <w:lang w:val="en-US" w:eastAsia="en-US"/>
          </w:rPr>
          <w:t>1</w:t>
        </w:r>
        <w:r w:rsidRPr="00CA1DE6" w:rsidDel="00F17BBF">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 Example: 1 3 1000 1250 1000 1300 1550 2000 1560 1000 3000.</w:t>
        </w:r>
      </w:moveFrom>
      <w:moveFromRangeEnd w:id="253"/>
    </w:p>
    <w:p w14:paraId="59ED1303" w14:textId="7A844927" w:rsidR="00582902" w:rsidRPr="00715E8C" w:rsidRDefault="00582902" w:rsidP="00D5117D">
      <w:pPr>
        <w:shd w:val="clear" w:color="auto" w:fill="D9D9D9" w:themeFill="background1" w:themeFillShade="D9"/>
        <w:rPr>
          <w:rFonts w:ascii="Courier New" w:hAnsi="Courier New" w:cs="Courier New"/>
          <w:i/>
          <w:sz w:val="18"/>
          <w:szCs w:val="18"/>
          <w:lang w:val="en-GB"/>
        </w:rPr>
      </w:pPr>
      <w:r w:rsidRP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Exponential growth rate or</w:t>
      </w:r>
      <w:r w:rsid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Demographic periods</w:t>
      </w:r>
    </w:p>
    <w:p w14:paraId="76FF3593" w14:textId="2F377473" w:rsidR="00582902" w:rsidRPr="00715E8C" w:rsidDel="00F17BBF" w:rsidRDefault="00BD4613" w:rsidP="005D46A0">
      <w:pPr>
        <w:shd w:val="clear" w:color="auto" w:fill="D9D9D9" w:themeFill="background1" w:themeFillShade="D9"/>
        <w:rPr>
          <w:del w:id="255" w:author="Catarina Brancoi" w:date="2022-07-20T10:51:00Z"/>
          <w:rFonts w:ascii="Courier New" w:hAnsi="Courier New" w:cs="Courier New"/>
          <w:i/>
          <w:sz w:val="18"/>
          <w:szCs w:val="18"/>
          <w:lang w:val="en-GB"/>
        </w:rPr>
      </w:pPr>
      <w:r>
        <w:rPr>
          <w:rFonts w:ascii="Courier New" w:hAnsi="Courier New" w:cs="Courier New"/>
          <w:i/>
          <w:sz w:val="18"/>
          <w:szCs w:val="18"/>
          <w:lang w:val="en-GB"/>
        </w:rPr>
        <w:t>Growthrate</w:t>
      </w:r>
      <w:r w:rsidR="00582902" w:rsidRPr="00715E8C">
        <w:rPr>
          <w:rFonts w:ascii="Courier New" w:hAnsi="Courier New" w:cs="Courier New"/>
          <w:i/>
          <w:sz w:val="18"/>
          <w:szCs w:val="18"/>
          <w:lang w:val="en-GB"/>
        </w:rPr>
        <w:t>=</w:t>
      </w:r>
      <w:r w:rsidR="00582902" w:rsidRPr="00C35D57">
        <w:rPr>
          <w:rFonts w:ascii="Courier New" w:hAnsi="Courier New" w:cs="Courier New"/>
          <w:i/>
          <w:sz w:val="18"/>
          <w:szCs w:val="18"/>
          <w:lang w:val="en-GB"/>
        </w:rPr>
        <w:t>0 1e-5</w:t>
      </w:r>
    </w:p>
    <w:p w14:paraId="3DC74DB6" w14:textId="77777777" w:rsidR="00F17BBF" w:rsidRDefault="00F17BBF">
      <w:pPr>
        <w:shd w:val="clear" w:color="auto" w:fill="D9D9D9" w:themeFill="background1" w:themeFillShade="D9"/>
        <w:rPr>
          <w:ins w:id="256" w:author="Catarina Brancoi" w:date="2022-07-20T10:50:00Z"/>
          <w:rFonts w:eastAsiaTheme="minorHAnsi"/>
          <w:lang w:val="en-US" w:eastAsia="en-US"/>
        </w:rPr>
        <w:pPrChange w:id="257" w:author="Catarina Brancoi" w:date="2022-07-20T10:51:00Z">
          <w:pPr/>
        </w:pPrChange>
      </w:pPr>
    </w:p>
    <w:p w14:paraId="37B7404A" w14:textId="68D1E6CC" w:rsidR="00582902" w:rsidRPr="00F17BBF" w:rsidRDefault="00F17BBF">
      <w:pPr>
        <w:pStyle w:val="ListParagraph"/>
        <w:autoSpaceDE w:val="0"/>
        <w:autoSpaceDN w:val="0"/>
        <w:adjustRightInd w:val="0"/>
        <w:ind w:left="0"/>
        <w:rPr>
          <w:ins w:id="258" w:author="Catarina Brancoi" w:date="2022-07-20T10:50:00Z"/>
          <w:rFonts w:eastAsiaTheme="minorHAnsi"/>
          <w:lang w:val="en-US" w:eastAsia="en-US"/>
        </w:rPr>
        <w:pPrChange w:id="259" w:author="Catarina Brancoi" w:date="2022-07-20T10:52:00Z">
          <w:pPr/>
        </w:pPrChange>
      </w:pPr>
      <w:moveToRangeStart w:id="260" w:author="Catarina Brancoi" w:date="2022-07-20T10:50:00Z" w:name="move109206662"/>
      <w:moveTo w:id="261" w:author="Catarina Brancoi" w:date="2022-07-20T10:50:00Z">
        <w:r w:rsidRPr="00CA1DE6">
          <w:rPr>
            <w:rFonts w:eastAsiaTheme="minorHAnsi"/>
            <w:lang w:val="en-US" w:eastAsia="en-US"/>
          </w:rPr>
          <w:t>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w:t>
        </w:r>
        <w:del w:id="262" w:author="Catarina Brancoi" w:date="2022-07-20T10:51:00Z">
          <w:r w:rsidRPr="00CA1DE6" w:rsidDel="00F17BBF">
            <w:rPr>
              <w:rFonts w:eastAsiaTheme="minorHAnsi"/>
              <w:lang w:val="en-US" w:eastAsia="en-US"/>
            </w:rPr>
            <w:delText xml:space="preserve"> Example:</w:delText>
          </w:r>
        </w:del>
        <w:r w:rsidRPr="00CA1DE6">
          <w:rPr>
            <w:rFonts w:eastAsiaTheme="minorHAnsi"/>
            <w:lang w:val="en-US" w:eastAsia="en-US"/>
          </w:rPr>
          <w:t xml:space="preserve"> </w:t>
        </w:r>
      </w:moveTo>
      <w:ins w:id="263" w:author="Catarina Brancoi" w:date="2022-07-20T10:52:00Z">
        <w:r>
          <w:rPr>
            <w:rFonts w:eastAsiaTheme="minorHAnsi"/>
            <w:lang w:val="en-US" w:eastAsia="en-US"/>
          </w:rPr>
          <w:t>In the e</w:t>
        </w:r>
        <w:r w:rsidRPr="00CA1DE6">
          <w:rPr>
            <w:rFonts w:eastAsiaTheme="minorHAnsi"/>
            <w:lang w:val="en-US" w:eastAsia="en-US"/>
          </w:rPr>
          <w:t>xample</w:t>
        </w:r>
        <w:r>
          <w:rPr>
            <w:rFonts w:eastAsiaTheme="minorHAnsi"/>
            <w:lang w:val="en-US" w:eastAsia="en-US"/>
          </w:rPr>
          <w:t xml:space="preserve"> the user chose a growth model </w:t>
        </w:r>
      </w:ins>
      <w:ins w:id="264" w:author="Catarina Brancoi" w:date="2022-07-20T10:53:00Z">
        <w:r>
          <w:rPr>
            <w:rFonts w:eastAsiaTheme="minorHAnsi"/>
            <w:lang w:val="en-US" w:eastAsia="en-US"/>
          </w:rPr>
          <w:t xml:space="preserve">based on </w:t>
        </w:r>
        <w:r w:rsidRPr="00CA1DE6">
          <w:rPr>
            <w:rFonts w:eastAsiaTheme="minorHAnsi"/>
            <w:lang w:val="en-US" w:eastAsia="en-US"/>
          </w:rPr>
          <w:t xml:space="preserve">demographic periods </w:t>
        </w:r>
      </w:ins>
      <w:ins w:id="265" w:author="Catarina Brancoi" w:date="2022-07-20T10:52:00Z">
        <w:r>
          <w:rPr>
            <w:rFonts w:eastAsiaTheme="minorHAnsi"/>
            <w:lang w:val="en-US" w:eastAsia="en-US"/>
          </w:rPr>
          <w:t xml:space="preserve">with </w:t>
        </w:r>
      </w:ins>
      <w:commentRangeStart w:id="266"/>
      <w:ins w:id="267" w:author="Catarina Brancoi" w:date="2022-07-20T10:53:00Z">
        <w:r w:rsidRPr="00F17BBF">
          <w:rPr>
            <w:rFonts w:eastAsiaTheme="minorHAnsi"/>
            <w:b/>
            <w:bCs/>
            <w:lang w:val="en-US" w:eastAsia="en-US"/>
            <w:rPrChange w:id="268" w:author="Catarina Brancoi" w:date="2022-07-20T10:53:00Z">
              <w:rPr>
                <w:rFonts w:eastAsiaTheme="minorHAnsi"/>
                <w:lang w:val="en-US" w:eastAsia="en-US"/>
              </w:rPr>
            </w:rPrChange>
          </w:rPr>
          <w:t>...</w:t>
        </w:r>
      </w:ins>
      <w:commentRangeEnd w:id="266"/>
      <w:ins w:id="269" w:author="Catarina Brancoi" w:date="2022-07-20T10:54:00Z">
        <w:r>
          <w:rPr>
            <w:rStyle w:val="CommentReference"/>
          </w:rPr>
          <w:commentReference w:id="266"/>
        </w:r>
      </w:ins>
      <w:moveTo w:id="270" w:author="Catarina Brancoi" w:date="2022-07-20T10:50:00Z">
        <w:del w:id="271" w:author="Catarina Brancoi" w:date="2022-07-20T10:51:00Z">
          <w:r w:rsidRPr="00F17BBF" w:rsidDel="00F17BBF">
            <w:rPr>
              <w:rFonts w:eastAsiaTheme="minorHAnsi"/>
              <w:lang w:val="en-US" w:eastAsia="en-US"/>
            </w:rPr>
            <w:delText>1 3 1000 1250 1000 1300 1550 2000 1560 1000 3000.</w:delText>
          </w:r>
        </w:del>
      </w:moveTo>
      <w:moveToRangeEnd w:id="260"/>
    </w:p>
    <w:p w14:paraId="3236B966" w14:textId="77777777" w:rsidR="00F17BBF" w:rsidRPr="00715E8C" w:rsidRDefault="00F17BBF" w:rsidP="00F17BBF">
      <w:pPr>
        <w:shd w:val="clear" w:color="auto" w:fill="D9D9D9" w:themeFill="background1" w:themeFillShade="D9"/>
        <w:rPr>
          <w:ins w:id="272" w:author="Catarina Brancoi" w:date="2022-07-20T10:50:00Z"/>
          <w:rFonts w:ascii="Courier New" w:hAnsi="Courier New" w:cs="Courier New"/>
          <w:i/>
          <w:sz w:val="18"/>
          <w:szCs w:val="18"/>
          <w:lang w:val="en-GB"/>
        </w:rPr>
      </w:pPr>
      <w:ins w:id="273" w:author="Catarina Brancoi" w:date="2022-07-20T10:50:00Z">
        <w:r w:rsidRPr="00D5117D">
          <w:rPr>
            <w:rFonts w:ascii="Courier New" w:hAnsi="Courier New" w:cs="Courier New"/>
            <w:i/>
            <w:sz w:val="18"/>
            <w:szCs w:val="18"/>
            <w:lang w:val="en-GB"/>
          </w:rPr>
          <w:t># Exponential growth rate or</w:t>
        </w:r>
        <w:r>
          <w:rPr>
            <w:rFonts w:ascii="Courier New" w:hAnsi="Courier New" w:cs="Courier New"/>
            <w:i/>
            <w:sz w:val="18"/>
            <w:szCs w:val="18"/>
            <w:lang w:val="en-GB"/>
          </w:rPr>
          <w:t xml:space="preserve"> </w:t>
        </w:r>
        <w:r w:rsidRPr="00D5117D">
          <w:rPr>
            <w:rFonts w:ascii="Courier New" w:hAnsi="Courier New" w:cs="Courier New"/>
            <w:i/>
            <w:sz w:val="18"/>
            <w:szCs w:val="18"/>
            <w:lang w:val="en-GB"/>
          </w:rPr>
          <w:t>Demographic periods</w:t>
        </w:r>
      </w:ins>
    </w:p>
    <w:p w14:paraId="78734169" w14:textId="10483D0A" w:rsidR="00F17BBF" w:rsidRPr="00715E8C" w:rsidRDefault="00F17BBF" w:rsidP="00F17BBF">
      <w:pPr>
        <w:shd w:val="clear" w:color="auto" w:fill="D9D9D9" w:themeFill="background1" w:themeFillShade="D9"/>
        <w:rPr>
          <w:ins w:id="274" w:author="Catarina Brancoi" w:date="2022-07-20T10:50:00Z"/>
          <w:rFonts w:ascii="Courier New" w:hAnsi="Courier New" w:cs="Courier New"/>
          <w:i/>
          <w:sz w:val="18"/>
          <w:szCs w:val="18"/>
          <w:lang w:val="en-GB"/>
        </w:rPr>
      </w:pPr>
      <w:ins w:id="275" w:author="Catarina Brancoi" w:date="2022-07-20T10:50:00Z">
        <w:r>
          <w:rPr>
            <w:rFonts w:ascii="Courier New" w:hAnsi="Courier New" w:cs="Courier New"/>
            <w:i/>
            <w:sz w:val="18"/>
            <w:szCs w:val="18"/>
            <w:lang w:val="en-GB"/>
          </w:rPr>
          <w:t>Growthrate</w:t>
        </w:r>
        <w:r w:rsidRPr="00715E8C">
          <w:rPr>
            <w:rFonts w:ascii="Courier New" w:hAnsi="Courier New" w:cs="Courier New"/>
            <w:i/>
            <w:sz w:val="18"/>
            <w:szCs w:val="18"/>
            <w:lang w:val="en-GB"/>
          </w:rPr>
          <w:t>=</w:t>
        </w:r>
      </w:ins>
      <w:ins w:id="276" w:author="Catarina Brancoi" w:date="2022-07-20T10:51:00Z">
        <w:r w:rsidRPr="00F17BBF">
          <w:rPr>
            <w:rFonts w:ascii="Courier New" w:hAnsi="Courier New" w:cs="Courier New"/>
            <w:i/>
            <w:sz w:val="18"/>
            <w:szCs w:val="18"/>
            <w:lang w:val="en-GB"/>
          </w:rPr>
          <w:t>1 3 1000 1250 1000 1300 1550 2000 1560 1000 3000</w:t>
        </w:r>
      </w:ins>
    </w:p>
    <w:p w14:paraId="4F192E49" w14:textId="77777777" w:rsidR="00F17BBF" w:rsidRPr="0010764B" w:rsidRDefault="00F17BBF" w:rsidP="00582902">
      <w:pPr>
        <w:rPr>
          <w:i/>
          <w:lang w:val="en-GB"/>
        </w:rPr>
      </w:pPr>
    </w:p>
    <w:p w14:paraId="0C2A2257" w14:textId="29929396" w:rsidR="00582902" w:rsidRDefault="00582902" w:rsidP="00582902">
      <w:pPr>
        <w:pStyle w:val="ListParagraph"/>
        <w:numPr>
          <w:ilvl w:val="0"/>
          <w:numId w:val="19"/>
        </w:numPr>
        <w:autoSpaceDE w:val="0"/>
        <w:autoSpaceDN w:val="0"/>
        <w:adjustRightInd w:val="0"/>
        <w:jc w:val="left"/>
        <w:rPr>
          <w:rFonts w:eastAsiaTheme="minorHAnsi"/>
          <w:lang w:val="en-US" w:eastAsia="en-US"/>
        </w:rPr>
      </w:pPr>
      <w:r w:rsidRPr="00CA1DE6">
        <w:rPr>
          <w:b/>
          <w:lang w:val="en-GB"/>
        </w:rPr>
        <w:t xml:space="preserve">Migration </w:t>
      </w:r>
      <w:r w:rsidR="00C81F49">
        <w:rPr>
          <w:b/>
          <w:lang w:val="en-GB"/>
        </w:rPr>
        <w:t>m</w:t>
      </w:r>
      <w:r w:rsidRPr="00CA1DE6">
        <w:rPr>
          <w:b/>
          <w:lang w:val="en-GB"/>
        </w:rPr>
        <w:t xml:space="preserve">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 xml:space="preserve">specifies the total number of demes or subpopulations sampled. The next </w:t>
      </w:r>
      <w:r w:rsidRPr="0024608A">
        <w:rPr>
          <w:rFonts w:eastAsiaTheme="minorHAnsi"/>
          <w:i/>
          <w:iCs/>
          <w:lang w:val="en-US" w:eastAsia="en-US"/>
          <w:rPrChange w:id="277" w:author="Catarina Brancoi" w:date="2022-07-20T11:27:00Z">
            <w:rPr>
              <w:rFonts w:eastAsiaTheme="minorHAnsi"/>
              <w:lang w:val="en-US" w:eastAsia="en-US"/>
            </w:rPr>
          </w:rPrChange>
        </w:rPr>
        <w:t>n</w:t>
      </w:r>
      <w:r w:rsidRPr="00CA1DE6">
        <w:rPr>
          <w:rFonts w:eastAsiaTheme="minorHAnsi"/>
          <w:lang w:val="en-US" w:eastAsia="en-US"/>
        </w:rPr>
        <w:t xml:space="preserve">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w:t>
      </w:r>
      <w:ins w:id="278" w:author="Catarina Brancoi" w:date="2022-07-20T10:54:00Z">
        <w:r w:rsidR="00F17BBF">
          <w:rPr>
            <w:rFonts w:eastAsiaTheme="minorHAnsi"/>
            <w:lang w:val="en-US" w:eastAsia="en-US"/>
          </w:rPr>
          <w:t xml:space="preserve">In this example the user chose a </w:t>
        </w:r>
      </w:ins>
      <w:del w:id="279" w:author="Catarina Brancoi" w:date="2022-07-20T10:55:00Z">
        <w:r w:rsidRPr="00CA1DE6" w:rsidDel="00F17BBF">
          <w:rPr>
            <w:rFonts w:eastAsiaTheme="minorHAnsi"/>
            <w:lang w:val="en-US" w:eastAsia="en-US"/>
          </w:rPr>
          <w:delText xml:space="preserve">Example: 2 2 3 3 (a </w:delText>
        </w:r>
      </w:del>
      <w:r w:rsidRPr="00CA1DE6">
        <w:rPr>
          <w:rFonts w:eastAsiaTheme="minorHAnsi"/>
          <w:lang w:val="en-US" w:eastAsia="en-US"/>
        </w:rPr>
        <w:t>stepping-stone model, two demes with three samples each</w:t>
      </w:r>
      <w:del w:id="280" w:author="Catarina Brancoi" w:date="2022-07-20T10:55:00Z">
        <w:r w:rsidRPr="00CA1DE6" w:rsidDel="00F17BBF">
          <w:rPr>
            <w:rFonts w:eastAsiaTheme="minorHAnsi"/>
            <w:lang w:val="en-US" w:eastAsia="en-US"/>
          </w:rPr>
          <w:delText>)</w:delText>
        </w:r>
      </w:del>
      <w:r w:rsidRPr="00CA1DE6">
        <w:rPr>
          <w:rFonts w:eastAsiaTheme="minorHAnsi"/>
          <w:lang w:val="en-US" w:eastAsia="en-US"/>
        </w:rPr>
        <w:t>.</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MigrationModel=</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75786111" w:rsidR="00582902" w:rsidRDefault="00582902" w:rsidP="00582902">
      <w:pPr>
        <w:pStyle w:val="ListParagraph"/>
        <w:numPr>
          <w:ilvl w:val="0"/>
          <w:numId w:val="19"/>
        </w:numPr>
        <w:autoSpaceDE w:val="0"/>
        <w:autoSpaceDN w:val="0"/>
        <w:adjustRightInd w:val="0"/>
        <w:jc w:val="left"/>
        <w:rPr>
          <w:ins w:id="281" w:author="Catarina Brancoi" w:date="2022-07-20T10:56:00Z"/>
          <w:rFonts w:eastAsiaTheme="minorHAnsi"/>
          <w:lang w:val="en-US" w:eastAsia="en-US"/>
        </w:rPr>
      </w:pPr>
      <w:r w:rsidRPr="00DB200A">
        <w:rPr>
          <w:b/>
          <w:lang w:val="en-GB"/>
        </w:rPr>
        <w:t xml:space="preserve">Migration </w:t>
      </w:r>
      <w:r w:rsidR="00AB42E2">
        <w:rPr>
          <w:b/>
          <w:lang w:val="en-GB"/>
        </w:rPr>
        <w:t>r</w:t>
      </w:r>
      <w:r w:rsidRPr="00DB200A">
        <w:rPr>
          <w:b/>
          <w:lang w:val="en-GB"/>
        </w:rPr>
        <w:t xml:space="preserve">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w:t>
      </w:r>
      <w:del w:id="282" w:author="Catarina Brancoi" w:date="2022-07-20T10:55:00Z">
        <w:r w:rsidRPr="00DB200A" w:rsidDel="00F17BBF">
          <w:rPr>
            <w:rFonts w:eastAsiaTheme="minorHAnsi"/>
            <w:lang w:val="en-US" w:eastAsia="en-US"/>
          </w:rPr>
          <w:delText xml:space="preserve">variable </w:delText>
        </w:r>
      </w:del>
      <w:ins w:id="283" w:author="Catarina Brancoi" w:date="2022-07-20T10:55:00Z">
        <w:r w:rsidR="00F17BBF">
          <w:rPr>
            <w:rFonts w:eastAsiaTheme="minorHAnsi"/>
            <w:lang w:val="en-US" w:eastAsia="en-US"/>
          </w:rPr>
          <w:t>vary</w:t>
        </w:r>
        <w:r w:rsidR="00F17BBF" w:rsidRPr="00DB200A">
          <w:rPr>
            <w:rFonts w:eastAsiaTheme="minorHAnsi"/>
            <w:lang w:val="en-US" w:eastAsia="en-US"/>
          </w:rPr>
          <w:t xml:space="preserve"> </w:t>
        </w:r>
      </w:ins>
      <w:del w:id="284" w:author="Catarina Brancoi" w:date="2022-07-20T10:55:00Z">
        <w:r w:rsidRPr="00DB200A" w:rsidDel="00F17BBF">
          <w:rPr>
            <w:rFonts w:eastAsiaTheme="minorHAnsi"/>
            <w:lang w:val="en-US" w:eastAsia="en-US"/>
          </w:rPr>
          <w:delText xml:space="preserve">with </w:delText>
        </w:r>
      </w:del>
      <w:ins w:id="285" w:author="Catarina Brancoi" w:date="2022-07-20T10:55:00Z">
        <w:r w:rsidR="00F17BBF">
          <w:rPr>
            <w:rFonts w:eastAsiaTheme="minorHAnsi"/>
            <w:lang w:val="en-US" w:eastAsia="en-US"/>
          </w:rPr>
          <w:t>through</w:t>
        </w:r>
        <w:r w:rsidR="00F17BBF" w:rsidRPr="00DB200A">
          <w:rPr>
            <w:rFonts w:eastAsiaTheme="minorHAnsi"/>
            <w:lang w:val="en-US" w:eastAsia="en-US"/>
          </w:rPr>
          <w:t xml:space="preserve"> </w:t>
        </w:r>
      </w:ins>
      <w:r w:rsidRPr="00DB200A">
        <w:rPr>
          <w:rFonts w:eastAsiaTheme="minorHAnsi"/>
          <w:lang w:val="en-US" w:eastAsia="en-US"/>
        </w:rPr>
        <w:t>time according to temporal periods. The first number specifies the number of temporal periods</w:t>
      </w:r>
      <w:del w:id="286" w:author="Catarina Brancoi" w:date="2022-07-20T10:55:00Z">
        <w:r w:rsidRPr="00DB200A" w:rsidDel="001834C0">
          <w:rPr>
            <w:rFonts w:eastAsiaTheme="minorHAnsi"/>
            <w:lang w:val="en-US" w:eastAsia="en-US"/>
          </w:rPr>
          <w:delText>, then</w:delText>
        </w:r>
      </w:del>
      <w:r w:rsidRPr="00DB200A">
        <w:rPr>
          <w:rFonts w:eastAsiaTheme="minorHAnsi"/>
          <w:lang w:val="en-US" w:eastAsia="en-US"/>
        </w:rPr>
        <w:t xml:space="preserve">: </w:t>
      </w:r>
      <w:ins w:id="287" w:author="Catarina Brancoi" w:date="2022-07-20T10:55:00Z">
        <w:r w:rsidR="001834C0">
          <w:rPr>
            <w:rFonts w:eastAsiaTheme="minorHAnsi"/>
            <w:lang w:val="en-US" w:eastAsia="en-US"/>
          </w:rPr>
          <w:t>f</w:t>
        </w:r>
      </w:ins>
      <w:del w:id="288" w:author="Catarina Brancoi" w:date="2022-07-20T10:55:00Z">
        <w:r w:rsidRPr="00DB200A" w:rsidDel="001834C0">
          <w:rPr>
            <w:rFonts w:eastAsiaTheme="minorHAnsi"/>
            <w:lang w:val="en-US" w:eastAsia="en-US"/>
          </w:rPr>
          <w:delText>F</w:delText>
        </w:r>
      </w:del>
      <w:r w:rsidRPr="00DB200A">
        <w:rPr>
          <w:rFonts w:eastAsiaTheme="minorHAnsi"/>
          <w:lang w:val="en-US" w:eastAsia="en-US"/>
        </w:rPr>
        <w:t xml:space="preserve">or only 1 period, the second number is the migration rate (constant). </w:t>
      </w:r>
      <w:ins w:id="289" w:author="Catarina Brancoi" w:date="2022-07-20T10:56:00Z">
        <w:r w:rsidR="001834C0">
          <w:rPr>
            <w:rFonts w:eastAsiaTheme="minorHAnsi"/>
            <w:lang w:val="en-US" w:eastAsia="en-US"/>
          </w:rPr>
          <w:t xml:space="preserve">In this example the user chose </w:t>
        </w:r>
      </w:ins>
      <w:del w:id="290" w:author="Catarina Brancoi" w:date="2022-07-20T10:56:00Z">
        <w:r w:rsidRPr="00DB200A" w:rsidDel="001834C0">
          <w:rPr>
            <w:rFonts w:eastAsiaTheme="minorHAnsi"/>
            <w:lang w:val="en-US" w:eastAsia="en-US"/>
          </w:rPr>
          <w:delText>Example: 1 0.001 (</w:delText>
        </w:r>
      </w:del>
      <w:r w:rsidRPr="00DB200A">
        <w:rPr>
          <w:rFonts w:eastAsiaTheme="minorHAnsi"/>
          <w:lang w:val="en-US" w:eastAsia="en-US"/>
        </w:rPr>
        <w:t>only 1 period with migration rate = 0.001</w:t>
      </w:r>
      <w:del w:id="291" w:author="Catarina Brancoi" w:date="2022-07-20T10:56:00Z">
        <w:r w:rsidRPr="00DB200A" w:rsidDel="001834C0">
          <w:rPr>
            <w:rFonts w:eastAsiaTheme="minorHAnsi"/>
            <w:lang w:val="en-US" w:eastAsia="en-US"/>
          </w:rPr>
          <w:delText>)</w:delText>
        </w:r>
      </w:del>
      <w:r w:rsidRPr="00DB200A">
        <w:rPr>
          <w:rFonts w:eastAsiaTheme="minorHAnsi"/>
          <w:lang w:val="en-US" w:eastAsia="en-US"/>
        </w:rPr>
        <w:t xml:space="preserve">. </w:t>
      </w:r>
    </w:p>
    <w:p w14:paraId="539DCAC1" w14:textId="77777777" w:rsidR="001834C0" w:rsidRDefault="001834C0" w:rsidP="001834C0">
      <w:pPr>
        <w:pStyle w:val="ListParagraph"/>
        <w:shd w:val="clear" w:color="auto" w:fill="D9D9D9" w:themeFill="background1" w:themeFillShade="D9"/>
        <w:ind w:left="0"/>
        <w:rPr>
          <w:ins w:id="292" w:author="Catarina Brancoi" w:date="2022-07-20T10:56:00Z"/>
          <w:rFonts w:ascii="Courier New" w:hAnsi="Courier New" w:cs="Courier New"/>
          <w:i/>
          <w:sz w:val="18"/>
          <w:szCs w:val="18"/>
          <w:lang w:val="en-GB"/>
        </w:rPr>
      </w:pPr>
      <w:ins w:id="293" w:author="Catarina Brancoi" w:date="2022-07-20T10:56:00Z">
        <w:r w:rsidRPr="001834C0">
          <w:rPr>
            <w:rFonts w:ascii="Courier New" w:hAnsi="Courier New" w:cs="Courier New"/>
            <w:i/>
            <w:sz w:val="18"/>
            <w:szCs w:val="18"/>
            <w:lang w:val="en-GB"/>
          </w:rPr>
          <w:t># Migration rate (constant or variable with time according to temporal periods). See documentation for details</w:t>
        </w:r>
      </w:ins>
    </w:p>
    <w:p w14:paraId="419B51BF" w14:textId="56DBE330" w:rsidR="001834C0" w:rsidRPr="001834C0" w:rsidRDefault="001834C0">
      <w:pPr>
        <w:pStyle w:val="ListParagraph"/>
        <w:shd w:val="clear" w:color="auto" w:fill="D9D9D9" w:themeFill="background1" w:themeFillShade="D9"/>
        <w:ind w:left="0"/>
        <w:rPr>
          <w:rFonts w:ascii="Courier New" w:hAnsi="Courier New" w:cs="Courier New"/>
          <w:i/>
          <w:sz w:val="18"/>
          <w:szCs w:val="18"/>
          <w:lang w:val="en-GB"/>
          <w:rPrChange w:id="294" w:author="Catarina Brancoi" w:date="2022-07-20T10:56:00Z">
            <w:rPr>
              <w:rFonts w:eastAsiaTheme="minorHAnsi"/>
              <w:lang w:val="en-US" w:eastAsia="en-US"/>
            </w:rPr>
          </w:rPrChange>
        </w:rPr>
        <w:pPrChange w:id="295" w:author="Catarina Brancoi" w:date="2022-07-20T10:56:00Z">
          <w:pPr>
            <w:pStyle w:val="ListParagraph"/>
            <w:numPr>
              <w:numId w:val="19"/>
            </w:numPr>
            <w:autoSpaceDE w:val="0"/>
            <w:autoSpaceDN w:val="0"/>
            <w:adjustRightInd w:val="0"/>
            <w:ind w:left="0"/>
            <w:jc w:val="left"/>
          </w:pPr>
        </w:pPrChange>
      </w:pPr>
      <w:ins w:id="296" w:author="Catarina Brancoi" w:date="2022-07-20T10:56:00Z">
        <w:r w:rsidRPr="001834C0">
          <w:rPr>
            <w:rFonts w:ascii="Courier New" w:hAnsi="Courier New" w:cs="Courier New"/>
            <w:i/>
            <w:sz w:val="18"/>
            <w:szCs w:val="18"/>
            <w:lang w:val="en-GB"/>
          </w:rPr>
          <w:t>MigrationRate=1 0.001</w:t>
        </w:r>
      </w:ins>
    </w:p>
    <w:p w14:paraId="644F9048" w14:textId="14C98122"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 xml:space="preserve">For more than </w:t>
      </w:r>
      <w:ins w:id="297" w:author="Catarina Brancoi" w:date="2022-07-20T11:25:00Z">
        <w:r w:rsidR="0024608A">
          <w:rPr>
            <w:rFonts w:eastAsiaTheme="minorHAnsi"/>
            <w:lang w:val="en-US" w:eastAsia="en-US"/>
          </w:rPr>
          <w:t>one</w:t>
        </w:r>
      </w:ins>
      <w:del w:id="298" w:author="Catarina Brancoi" w:date="2022-07-20T11:25:00Z">
        <w:r w:rsidRPr="00DB200A" w:rsidDel="0024608A">
          <w:rPr>
            <w:rFonts w:eastAsiaTheme="minorHAnsi"/>
            <w:lang w:val="en-US" w:eastAsia="en-US"/>
          </w:rPr>
          <w:delText>1</w:delText>
        </w:r>
      </w:del>
      <w:r w:rsidRPr="00DB200A">
        <w:rPr>
          <w:rFonts w:eastAsiaTheme="minorHAnsi"/>
          <w:lang w:val="en-US" w:eastAsia="en-US"/>
        </w:rPr>
        <w:t xml:space="preserve"> period, the second number</w:t>
      </w:r>
      <w:del w:id="299" w:author="Catarina Brancoi" w:date="2022-07-20T10:57:00Z">
        <w:r w:rsidRPr="00DB200A" w:rsidDel="001834C0">
          <w:rPr>
            <w:rFonts w:eastAsiaTheme="minorHAnsi"/>
            <w:lang w:val="en-US" w:eastAsia="en-US"/>
          </w:rPr>
          <w:delText>/s</w:delText>
        </w:r>
      </w:del>
      <w:r w:rsidRPr="00DB200A">
        <w:rPr>
          <w:rFonts w:eastAsiaTheme="minorHAnsi"/>
          <w:lang w:val="en-US" w:eastAsia="en-US"/>
        </w:rPr>
        <w:t xml:space="preserve"> </w:t>
      </w:r>
      <w:del w:id="300" w:author="Catarina Brancoi" w:date="2022-07-20T11:05:00Z">
        <w:r w:rsidRPr="00DB200A" w:rsidDel="000D6E3A">
          <w:rPr>
            <w:rFonts w:eastAsiaTheme="minorHAnsi"/>
            <w:lang w:val="en-US" w:eastAsia="en-US"/>
          </w:rPr>
          <w:delText xml:space="preserve">are </w:delText>
        </w:r>
      </w:del>
      <w:ins w:id="301" w:author="Catarina Brancoi" w:date="2022-07-20T11:05:00Z">
        <w:r w:rsidR="000D6E3A">
          <w:rPr>
            <w:rFonts w:eastAsiaTheme="minorHAnsi"/>
            <w:lang w:val="en-US" w:eastAsia="en-US"/>
          </w:rPr>
          <w:t>is</w:t>
        </w:r>
        <w:r w:rsidR="000D6E3A" w:rsidRPr="00DB200A">
          <w:rPr>
            <w:rFonts w:eastAsiaTheme="minorHAnsi"/>
            <w:lang w:val="en-US" w:eastAsia="en-US"/>
          </w:rPr>
          <w:t xml:space="preserve"> </w:t>
        </w:r>
      </w:ins>
      <w:r w:rsidRPr="00DB200A">
        <w:rPr>
          <w:rFonts w:eastAsiaTheme="minorHAnsi"/>
          <w:lang w:val="en-US" w:eastAsia="en-US"/>
        </w:rPr>
        <w:t>the time</w:t>
      </w:r>
      <w:del w:id="302" w:author="Catarina Brancoi" w:date="2022-07-20T10:57:00Z">
        <w:r w:rsidRPr="00DB200A" w:rsidDel="001834C0">
          <w:rPr>
            <w:rFonts w:eastAsiaTheme="minorHAnsi"/>
            <w:lang w:val="en-US" w:eastAsia="en-US"/>
          </w:rPr>
          <w:delText>/</w:delText>
        </w:r>
      </w:del>
      <w:del w:id="303" w:author="Catarina Brancoi" w:date="2022-07-20T11:05:00Z">
        <w:r w:rsidRPr="00DB200A" w:rsidDel="000D6E3A">
          <w:rPr>
            <w:rFonts w:eastAsiaTheme="minorHAnsi"/>
            <w:lang w:val="en-US" w:eastAsia="en-US"/>
          </w:rPr>
          <w:delText>s</w:delText>
        </w:r>
      </w:del>
      <w:r w:rsidRPr="00DB200A">
        <w:rPr>
          <w:rFonts w:eastAsiaTheme="minorHAnsi"/>
          <w:lang w:val="en-US" w:eastAsia="en-US"/>
        </w:rPr>
        <w:t xml:space="preserve"> for the beginning of</w:t>
      </w:r>
      <w:r>
        <w:rPr>
          <w:rFonts w:eastAsiaTheme="minorHAnsi"/>
          <w:lang w:val="en-US" w:eastAsia="en-US"/>
        </w:rPr>
        <w:t xml:space="preserve"> </w:t>
      </w:r>
      <w:r w:rsidRPr="00DB200A">
        <w:rPr>
          <w:rFonts w:eastAsiaTheme="minorHAnsi"/>
          <w:lang w:val="en-US" w:eastAsia="en-US"/>
        </w:rPr>
        <w:t>a new migration rate and the third</w:t>
      </w:r>
      <w:del w:id="304" w:author="Catarina Brancoi" w:date="2022-07-20T10:57:00Z">
        <w:r w:rsidRPr="00DB200A" w:rsidDel="001834C0">
          <w:rPr>
            <w:rFonts w:eastAsiaTheme="minorHAnsi"/>
            <w:lang w:val="en-US" w:eastAsia="en-US"/>
          </w:rPr>
          <w:delText>/</w:delText>
        </w:r>
      </w:del>
      <w:del w:id="305" w:author="Catarina Brancoi" w:date="2022-07-20T11:07:00Z">
        <w:r w:rsidRPr="00DB200A" w:rsidDel="000D6E3A">
          <w:rPr>
            <w:rFonts w:eastAsiaTheme="minorHAnsi"/>
            <w:lang w:val="en-US" w:eastAsia="en-US"/>
          </w:rPr>
          <w:delText>s</w:delText>
        </w:r>
      </w:del>
      <w:r w:rsidRPr="00DB200A">
        <w:rPr>
          <w:rFonts w:eastAsiaTheme="minorHAnsi"/>
          <w:lang w:val="en-US" w:eastAsia="en-US"/>
        </w:rPr>
        <w:t xml:space="preserve"> numbers are the </w:t>
      </w:r>
      <w:del w:id="306" w:author="Catarina Brancoi" w:date="2022-07-20T11:08:00Z">
        <w:r w:rsidRPr="00DB200A" w:rsidDel="000D6E3A">
          <w:rPr>
            <w:rFonts w:eastAsiaTheme="minorHAnsi"/>
            <w:lang w:val="en-US" w:eastAsia="en-US"/>
          </w:rPr>
          <w:delText xml:space="preserve">corresponding </w:delText>
        </w:r>
      </w:del>
      <w:r w:rsidRPr="00DB200A">
        <w:rPr>
          <w:rFonts w:eastAsiaTheme="minorHAnsi"/>
          <w:lang w:val="en-US" w:eastAsia="en-US"/>
        </w:rPr>
        <w:t>migration rate</w:t>
      </w:r>
      <w:del w:id="307" w:author="Catarina Brancoi" w:date="2022-07-20T11:08:00Z">
        <w:r w:rsidRPr="00DB200A" w:rsidDel="000D6E3A">
          <w:rPr>
            <w:rFonts w:eastAsiaTheme="minorHAnsi"/>
            <w:lang w:val="en-US" w:eastAsia="en-US"/>
          </w:rPr>
          <w:delText>/s</w:delText>
        </w:r>
      </w:del>
      <w:r w:rsidRPr="00DB200A">
        <w:rPr>
          <w:rFonts w:eastAsiaTheme="minorHAnsi"/>
          <w:lang w:val="en-US" w:eastAsia="en-US"/>
        </w:rPr>
        <w:t xml:space="preserve"> </w:t>
      </w:r>
      <w:ins w:id="308" w:author="Catarina Brancoi" w:date="2022-07-20T11:08:00Z">
        <w:r w:rsidR="000D6E3A" w:rsidRPr="00DB200A">
          <w:rPr>
            <w:rFonts w:eastAsiaTheme="minorHAnsi"/>
            <w:lang w:val="en-US" w:eastAsia="en-US"/>
          </w:rPr>
          <w:t xml:space="preserve">corresponding </w:t>
        </w:r>
        <w:r w:rsidR="000D6E3A">
          <w:rPr>
            <w:rFonts w:eastAsiaTheme="minorHAnsi"/>
            <w:lang w:val="en-US" w:eastAsia="en-US"/>
          </w:rPr>
          <w:t xml:space="preserve">to </w:t>
        </w:r>
      </w:ins>
      <w:del w:id="309" w:author="Catarina Brancoi" w:date="2022-07-20T11:08:00Z">
        <w:r w:rsidRPr="00DB200A" w:rsidDel="000D6E3A">
          <w:rPr>
            <w:rFonts w:eastAsiaTheme="minorHAnsi"/>
            <w:lang w:val="en-US" w:eastAsia="en-US"/>
          </w:rPr>
          <w:delText>for</w:delText>
        </w:r>
        <w:r w:rsidDel="000D6E3A">
          <w:rPr>
            <w:rFonts w:eastAsiaTheme="minorHAnsi"/>
            <w:lang w:val="en-US" w:eastAsia="en-US"/>
          </w:rPr>
          <w:delText xml:space="preserve"> </w:delText>
        </w:r>
      </w:del>
      <w:r w:rsidRPr="00DB200A">
        <w:rPr>
          <w:rFonts w:eastAsiaTheme="minorHAnsi"/>
          <w:lang w:val="en-US" w:eastAsia="en-US"/>
        </w:rPr>
        <w:t xml:space="preserve">each period. </w:t>
      </w:r>
      <w:ins w:id="310" w:author="Catarina Brancoi" w:date="2022-07-20T11:17:00Z">
        <w:r w:rsidR="00E84D94">
          <w:rPr>
            <w:rFonts w:eastAsiaTheme="minorHAnsi"/>
            <w:lang w:val="en-US" w:eastAsia="en-US"/>
          </w:rPr>
          <w:t>In the following example, the user set a migration rate that varied among two period</w:t>
        </w:r>
      </w:ins>
      <w:del w:id="311" w:author="Catarina Brancoi" w:date="2022-07-20T11:18:00Z">
        <w:r w:rsidRPr="00DB200A" w:rsidDel="00E84D94">
          <w:rPr>
            <w:rFonts w:eastAsiaTheme="minorHAnsi"/>
            <w:lang w:val="en-US" w:eastAsia="en-US"/>
          </w:rPr>
          <w:delText>Example: 2 100 0.001 0.005 (2 periods</w:delText>
        </w:r>
      </w:del>
      <w:r w:rsidRPr="00DB200A">
        <w:rPr>
          <w:rFonts w:eastAsiaTheme="minorHAnsi"/>
          <w:lang w:val="en-US" w:eastAsia="en-US"/>
        </w:rPr>
        <w:t xml:space="preserve">, the first period occurs from </w:t>
      </w:r>
      <w:del w:id="312" w:author="Catarina Brancoi" w:date="2022-07-20T11:18:00Z">
        <w:r w:rsidRPr="00DB200A" w:rsidDel="00E84D94">
          <w:rPr>
            <w:rFonts w:eastAsiaTheme="minorHAnsi"/>
            <w:lang w:val="en-US" w:eastAsia="en-US"/>
          </w:rPr>
          <w:delText>t =</w:delText>
        </w:r>
      </w:del>
      <w:ins w:id="313" w:author="Catarina Brancoi" w:date="2022-07-20T11:18:00Z">
        <w:r w:rsidR="00E84D94">
          <w:rPr>
            <w:rFonts w:eastAsiaTheme="minorHAnsi"/>
            <w:lang w:val="en-US" w:eastAsia="en-US"/>
          </w:rPr>
          <w:t>generation</w:t>
        </w:r>
      </w:ins>
      <w:r w:rsidRPr="00DB200A">
        <w:rPr>
          <w:rFonts w:eastAsiaTheme="minorHAnsi"/>
          <w:lang w:val="en-US" w:eastAsia="en-US"/>
        </w:rPr>
        <w:t xml:space="preserve"> 0</w:t>
      </w:r>
      <w:r>
        <w:rPr>
          <w:rFonts w:eastAsiaTheme="minorHAnsi"/>
          <w:lang w:val="en-US" w:eastAsia="en-US"/>
        </w:rPr>
        <w:t xml:space="preserve"> </w:t>
      </w:r>
      <w:del w:id="314" w:author="Catarina Brancoi" w:date="2022-07-20T11:18:00Z">
        <w:r w:rsidRPr="00DB200A" w:rsidDel="00E84D94">
          <w:rPr>
            <w:rFonts w:eastAsiaTheme="minorHAnsi"/>
            <w:lang w:val="en-US" w:eastAsia="en-US"/>
          </w:rPr>
          <w:delText>to t =</w:delText>
        </w:r>
      </w:del>
      <w:ins w:id="315" w:author="Catarina Brancoi" w:date="2022-07-20T11:18:00Z">
        <w:r w:rsidR="00E84D94">
          <w:rPr>
            <w:rFonts w:eastAsiaTheme="minorHAnsi"/>
            <w:lang w:val="en-US" w:eastAsia="en-US"/>
          </w:rPr>
          <w:t>generation</w:t>
        </w:r>
      </w:ins>
      <w:r w:rsidRPr="00DB200A">
        <w:rPr>
          <w:rFonts w:eastAsiaTheme="minorHAnsi"/>
          <w:lang w:val="en-US" w:eastAsia="en-US"/>
        </w:rPr>
        <w:t xml:space="preserve"> </w:t>
      </w:r>
      <w:commentRangeStart w:id="316"/>
      <w:r w:rsidRPr="00DB200A">
        <w:rPr>
          <w:rFonts w:eastAsiaTheme="minorHAnsi"/>
          <w:lang w:val="en-US" w:eastAsia="en-US"/>
        </w:rPr>
        <w:t xml:space="preserve">100 </w:t>
      </w:r>
      <w:commentRangeEnd w:id="316"/>
      <w:r w:rsidR="00E84D94">
        <w:rPr>
          <w:rStyle w:val="CommentReference"/>
        </w:rPr>
        <w:commentReference w:id="316"/>
      </w:r>
      <w:r w:rsidRPr="00DB200A">
        <w:rPr>
          <w:rFonts w:eastAsiaTheme="minorHAnsi"/>
          <w:lang w:val="en-US" w:eastAsia="en-US"/>
        </w:rPr>
        <w:t xml:space="preserve">with a migration rate </w:t>
      </w:r>
      <w:del w:id="317" w:author="Catarina Brancoi" w:date="2022-07-20T11:18:00Z">
        <w:r w:rsidRPr="00DB200A" w:rsidDel="00E84D94">
          <w:rPr>
            <w:rFonts w:eastAsiaTheme="minorHAnsi"/>
            <w:lang w:val="en-US" w:eastAsia="en-US"/>
          </w:rPr>
          <w:delText xml:space="preserve">= </w:delText>
        </w:r>
      </w:del>
      <w:ins w:id="318" w:author="Catarina Brancoi" w:date="2022-07-20T11:18:00Z">
        <w:r w:rsidR="00E84D94">
          <w:rPr>
            <w:rFonts w:eastAsiaTheme="minorHAnsi"/>
            <w:lang w:val="en-US" w:eastAsia="en-US"/>
          </w:rPr>
          <w:t xml:space="preserve">of </w:t>
        </w:r>
      </w:ins>
      <w:r w:rsidRPr="00DB200A">
        <w:rPr>
          <w:rFonts w:eastAsiaTheme="minorHAnsi"/>
          <w:lang w:val="en-US" w:eastAsia="en-US"/>
        </w:rPr>
        <w:t xml:space="preserve">0.001, </w:t>
      </w:r>
      <w:ins w:id="319" w:author="Catarina Brancoi" w:date="2022-07-20T11:18:00Z">
        <w:r w:rsidR="00E84D94">
          <w:rPr>
            <w:rFonts w:eastAsiaTheme="minorHAnsi"/>
            <w:lang w:val="en-US" w:eastAsia="en-US"/>
          </w:rPr>
          <w:t xml:space="preserve">and </w:t>
        </w:r>
      </w:ins>
      <w:r w:rsidRPr="00DB200A">
        <w:rPr>
          <w:rFonts w:eastAsiaTheme="minorHAnsi"/>
          <w:lang w:val="en-US" w:eastAsia="en-US"/>
        </w:rPr>
        <w:t xml:space="preserve">the second period occurs from </w:t>
      </w:r>
      <w:ins w:id="320" w:author="Catarina Brancoi" w:date="2022-07-20T11:19:00Z">
        <w:r w:rsidR="00E84D94">
          <w:rPr>
            <w:rFonts w:eastAsiaTheme="minorHAnsi"/>
            <w:lang w:val="en-US" w:eastAsia="en-US"/>
          </w:rPr>
          <w:t>generation</w:t>
        </w:r>
        <w:r w:rsidR="00E84D94" w:rsidRPr="00DB200A" w:rsidDel="00E84D94">
          <w:rPr>
            <w:rFonts w:eastAsiaTheme="minorHAnsi"/>
            <w:lang w:val="en-US" w:eastAsia="en-US"/>
          </w:rPr>
          <w:t xml:space="preserve"> </w:t>
        </w:r>
      </w:ins>
      <w:del w:id="321" w:author="Catarina Brancoi" w:date="2022-07-20T11:19:00Z">
        <w:r w:rsidRPr="00DB200A" w:rsidDel="00E84D94">
          <w:rPr>
            <w:rFonts w:eastAsiaTheme="minorHAnsi"/>
            <w:lang w:val="en-US" w:eastAsia="en-US"/>
          </w:rPr>
          <w:delText xml:space="preserve">t = </w:delText>
        </w:r>
      </w:del>
      <w:r w:rsidRPr="00DB200A">
        <w:rPr>
          <w:rFonts w:eastAsiaTheme="minorHAnsi"/>
          <w:lang w:val="en-US" w:eastAsia="en-US"/>
        </w:rPr>
        <w:t>100 to the</w:t>
      </w:r>
      <w:r>
        <w:rPr>
          <w:rFonts w:eastAsiaTheme="minorHAnsi"/>
          <w:lang w:val="en-US" w:eastAsia="en-US"/>
        </w:rPr>
        <w:t xml:space="preserve"> </w:t>
      </w:r>
      <w:r w:rsidRPr="00DB200A">
        <w:rPr>
          <w:rFonts w:eastAsiaTheme="minorHAnsi"/>
          <w:lang w:val="en-US" w:eastAsia="en-US"/>
        </w:rPr>
        <w:t xml:space="preserve">end of the simulation with a migration rate </w:t>
      </w:r>
      <w:ins w:id="322" w:author="Catarina Brancoi" w:date="2022-07-20T11:19:00Z">
        <w:r w:rsidR="00E84D94">
          <w:rPr>
            <w:rFonts w:eastAsiaTheme="minorHAnsi"/>
            <w:lang w:val="en-US" w:eastAsia="en-US"/>
          </w:rPr>
          <w:t xml:space="preserve">of </w:t>
        </w:r>
      </w:ins>
      <w:del w:id="323" w:author="Catarina Brancoi" w:date="2022-07-20T11:19:00Z">
        <w:r w:rsidRPr="00DB200A" w:rsidDel="00E84D94">
          <w:rPr>
            <w:rFonts w:eastAsiaTheme="minorHAnsi"/>
            <w:lang w:val="en-US" w:eastAsia="en-US"/>
          </w:rPr>
          <w:delText xml:space="preserve">= </w:delText>
        </w:r>
      </w:del>
      <w:r w:rsidRPr="00DB200A">
        <w:rPr>
          <w:rFonts w:eastAsiaTheme="minorHAnsi"/>
          <w:lang w:val="en-US" w:eastAsia="en-US"/>
        </w:rPr>
        <w:t xml:space="preserve">0.005). </w:t>
      </w:r>
      <w:moveFromRangeStart w:id="324" w:author="Catarina Brancoi" w:date="2022-07-20T11:19:00Z" w:name="move109208367"/>
      <w:moveFrom w:id="325" w:author="Catarina Brancoi" w:date="2022-07-20T11:19:00Z">
        <w:r w:rsidRPr="00DB200A" w:rsidDel="00E84D94">
          <w:rPr>
            <w:rFonts w:eastAsiaTheme="minorHAnsi"/>
            <w:lang w:val="en-US" w:eastAsia="en-US"/>
          </w:rPr>
          <w:t>Example: 3 100 800 0.002 0.001</w:t>
        </w:r>
        <w:r w:rsidDel="00E84D94">
          <w:rPr>
            <w:rFonts w:eastAsiaTheme="minorHAnsi"/>
            <w:lang w:val="en-US" w:eastAsia="en-US"/>
          </w:rPr>
          <w:t xml:space="preserve"> </w:t>
        </w:r>
        <w:r w:rsidRPr="00DB200A" w:rsidDel="00E84D94">
          <w:rPr>
            <w:rFonts w:eastAsiaTheme="minorHAnsi"/>
            <w:lang w:val="en-US" w:eastAsia="en-US"/>
          </w:rPr>
          <w:t>0.003 (3 periods: from t = 0 to t = 100 with migration rate = 0.002, from t = 100 to t =</w:t>
        </w:r>
        <w:r w:rsidDel="00E84D94">
          <w:rPr>
            <w:rFonts w:eastAsiaTheme="minorHAnsi"/>
            <w:lang w:val="en-US" w:eastAsia="en-US"/>
          </w:rPr>
          <w:t xml:space="preserve"> </w:t>
        </w:r>
        <w:r w:rsidRPr="00DB200A" w:rsidDel="00E84D94">
          <w:rPr>
            <w:rFonts w:eastAsiaTheme="minorHAnsi"/>
            <w:lang w:val="en-US" w:eastAsia="en-US"/>
          </w:rPr>
          <w:t xml:space="preserve">800 with </w:t>
        </w:r>
        <w:commentRangeStart w:id="326"/>
        <w:r w:rsidRPr="00DB200A" w:rsidDel="00E84D94">
          <w:rPr>
            <w:rFonts w:eastAsiaTheme="minorHAnsi"/>
            <w:lang w:val="en-US" w:eastAsia="en-US"/>
          </w:rPr>
          <w:t>migration</w:t>
        </w:r>
        <w:commentRangeEnd w:id="326"/>
        <w:r w:rsidR="000D6E3A" w:rsidDel="00E84D94">
          <w:rPr>
            <w:rStyle w:val="CommentReference"/>
          </w:rPr>
          <w:commentReference w:id="326"/>
        </w:r>
        <w:r w:rsidDel="00E84D94">
          <w:rPr>
            <w:rFonts w:eastAsiaTheme="minorHAnsi"/>
            <w:lang w:val="en-US" w:eastAsia="en-US"/>
          </w:rPr>
          <w:t>.</w:t>
        </w:r>
      </w:moveFrom>
      <w:moveFromRangeEnd w:id="324"/>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0C5CAFD7" w:rsidR="00582902"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MigrationRate=</w:t>
      </w:r>
      <w:ins w:id="327" w:author="Catarina Brancoi" w:date="2022-07-20T11:17:00Z">
        <w:r w:rsidR="00E84D94" w:rsidRPr="00E84D94">
          <w:rPr>
            <w:rFonts w:ascii="Courier New" w:hAnsi="Courier New" w:cs="Courier New"/>
            <w:i/>
            <w:sz w:val="18"/>
            <w:szCs w:val="18"/>
            <w:lang w:val="en-GB"/>
          </w:rPr>
          <w:t xml:space="preserve">2 100 0.001 0.005 </w:t>
        </w:r>
      </w:ins>
      <w:del w:id="328" w:author="Catarina Brancoi" w:date="2022-07-20T11:17:00Z">
        <w:r w:rsidRPr="007A4BC6" w:rsidDel="00E84D94">
          <w:rPr>
            <w:rFonts w:ascii="Courier New" w:hAnsi="Courier New" w:cs="Courier New"/>
            <w:i/>
            <w:sz w:val="18"/>
            <w:szCs w:val="18"/>
            <w:lang w:val="en-GB"/>
          </w:rPr>
          <w:delText>3 100 800 0.002 0.001 0.003</w:delText>
        </w:r>
      </w:del>
    </w:p>
    <w:p w14:paraId="13631DAB" w14:textId="03115280" w:rsidR="00E84D94" w:rsidRPr="00E84D94" w:rsidDel="00E84D94" w:rsidRDefault="00E84D94" w:rsidP="00E84D94">
      <w:pPr>
        <w:autoSpaceDE w:val="0"/>
        <w:autoSpaceDN w:val="0"/>
        <w:adjustRightInd w:val="0"/>
        <w:jc w:val="left"/>
        <w:rPr>
          <w:del w:id="329" w:author="Catarina Brancoi" w:date="2022-07-20T11:19:00Z"/>
          <w:moveTo w:id="330" w:author="Catarina Brancoi" w:date="2022-07-20T11:19:00Z"/>
          <w:rFonts w:eastAsiaTheme="minorHAnsi"/>
          <w:lang w:val="en-US" w:eastAsia="en-US"/>
        </w:rPr>
      </w:pPr>
      <w:ins w:id="331" w:author="Catarina Brancoi" w:date="2022-07-20T11:19:00Z">
        <w:r>
          <w:rPr>
            <w:rFonts w:eastAsiaTheme="minorHAnsi"/>
            <w:lang w:val="en-US" w:eastAsia="en-US"/>
          </w:rPr>
          <w:t xml:space="preserve">In this next example the </w:t>
        </w:r>
      </w:ins>
      <w:ins w:id="332" w:author="Catarina Brancoi" w:date="2022-07-20T11:20:00Z">
        <w:r>
          <w:rPr>
            <w:rFonts w:eastAsiaTheme="minorHAnsi"/>
            <w:lang w:val="en-US" w:eastAsia="en-US"/>
          </w:rPr>
          <w:t xml:space="preserve">migration rate varied among </w:t>
        </w:r>
      </w:ins>
      <w:ins w:id="333" w:author="Catarina Brancoi" w:date="2022-07-20T11:26:00Z">
        <w:r w:rsidR="0024608A">
          <w:rPr>
            <w:rFonts w:eastAsiaTheme="minorHAnsi"/>
            <w:lang w:val="en-US" w:eastAsia="en-US"/>
          </w:rPr>
          <w:t>three</w:t>
        </w:r>
      </w:ins>
      <w:ins w:id="334" w:author="Catarina Brancoi" w:date="2022-07-20T11:20:00Z">
        <w:r>
          <w:rPr>
            <w:rFonts w:eastAsiaTheme="minorHAnsi"/>
            <w:lang w:val="en-US" w:eastAsia="en-US"/>
          </w:rPr>
          <w:t xml:space="preserve"> periods</w:t>
        </w:r>
      </w:ins>
      <w:moveToRangeStart w:id="335" w:author="Catarina Brancoi" w:date="2022-07-20T11:19:00Z" w:name="move109208367"/>
      <w:moveTo w:id="336" w:author="Catarina Brancoi" w:date="2022-07-20T11:19:00Z">
        <w:del w:id="337" w:author="Catarina Brancoi" w:date="2022-07-20T11:22:00Z">
          <w:r w:rsidRPr="00DB200A" w:rsidDel="00E84D94">
            <w:rPr>
              <w:rFonts w:eastAsiaTheme="minorHAnsi"/>
              <w:lang w:val="en-US" w:eastAsia="en-US"/>
            </w:rPr>
            <w:delText>Example: 3 100 800 0.002 0.001</w:delText>
          </w:r>
          <w:r w:rsidDel="00E84D94">
            <w:rPr>
              <w:rFonts w:eastAsiaTheme="minorHAnsi"/>
              <w:lang w:val="en-US" w:eastAsia="en-US"/>
            </w:rPr>
            <w:delText xml:space="preserve"> </w:delText>
          </w:r>
          <w:r w:rsidRPr="00DB200A" w:rsidDel="00E84D94">
            <w:rPr>
              <w:rFonts w:eastAsiaTheme="minorHAnsi"/>
              <w:lang w:val="en-US" w:eastAsia="en-US"/>
            </w:rPr>
            <w:delText>0.003 (3 periods</w:delText>
          </w:r>
        </w:del>
        <w:r w:rsidRPr="00DB200A">
          <w:rPr>
            <w:rFonts w:eastAsiaTheme="minorHAnsi"/>
            <w:lang w:val="en-US" w:eastAsia="en-US"/>
          </w:rPr>
          <w:t xml:space="preserve">: </w:t>
        </w:r>
      </w:moveTo>
      <w:ins w:id="338" w:author="Catarina Brancoi" w:date="2022-07-20T11:20:00Z">
        <w:r w:rsidRPr="00DB200A">
          <w:rPr>
            <w:rFonts w:eastAsiaTheme="minorHAnsi"/>
            <w:lang w:val="en-US" w:eastAsia="en-US"/>
          </w:rPr>
          <w:t xml:space="preserve">the first period occurs from </w:t>
        </w:r>
        <w:r>
          <w:rPr>
            <w:rFonts w:eastAsiaTheme="minorHAnsi"/>
            <w:lang w:val="en-US" w:eastAsia="en-US"/>
          </w:rPr>
          <w:t>generation</w:t>
        </w:r>
        <w:r w:rsidRPr="00DB200A">
          <w:rPr>
            <w:rFonts w:eastAsiaTheme="minorHAnsi"/>
            <w:lang w:val="en-US" w:eastAsia="en-US"/>
          </w:rPr>
          <w:t xml:space="preserve"> 0</w:t>
        </w:r>
        <w:r>
          <w:rPr>
            <w:rFonts w:eastAsiaTheme="minorHAnsi"/>
            <w:lang w:val="en-US" w:eastAsia="en-US"/>
          </w:rPr>
          <w:t xml:space="preserve"> generation</w:t>
        </w:r>
        <w:r w:rsidRPr="00DB200A">
          <w:rPr>
            <w:rFonts w:eastAsiaTheme="minorHAnsi"/>
            <w:lang w:val="en-US" w:eastAsia="en-US"/>
          </w:rPr>
          <w:t xml:space="preserve"> 100 with a migration rate </w:t>
        </w:r>
        <w:r>
          <w:rPr>
            <w:rFonts w:eastAsiaTheme="minorHAnsi"/>
            <w:lang w:val="en-US" w:eastAsia="en-US"/>
          </w:rPr>
          <w:t xml:space="preserve">of </w:t>
        </w:r>
        <w:r w:rsidRPr="00DB200A">
          <w:rPr>
            <w:rFonts w:eastAsiaTheme="minorHAnsi"/>
            <w:lang w:val="en-US" w:eastAsia="en-US"/>
          </w:rPr>
          <w:t>0.00</w:t>
        </w:r>
      </w:ins>
      <w:ins w:id="339" w:author="Catarina Brancoi" w:date="2022-07-20T11:22:00Z">
        <w:r>
          <w:rPr>
            <w:rFonts w:eastAsiaTheme="minorHAnsi"/>
            <w:lang w:val="en-US" w:eastAsia="en-US"/>
          </w:rPr>
          <w:t>2</w:t>
        </w:r>
      </w:ins>
      <w:ins w:id="340" w:author="Catarina Brancoi" w:date="2022-07-20T11:20:00Z">
        <w:r w:rsidRPr="00DB200A">
          <w:rPr>
            <w:rFonts w:eastAsiaTheme="minorHAnsi"/>
            <w:lang w:val="en-US" w:eastAsia="en-US"/>
          </w:rPr>
          <w:t xml:space="preserve">, the second period occurs from </w:t>
        </w:r>
        <w:r>
          <w:rPr>
            <w:rFonts w:eastAsiaTheme="minorHAnsi"/>
            <w:lang w:val="en-US" w:eastAsia="en-US"/>
          </w:rPr>
          <w:t>generation</w:t>
        </w:r>
        <w:r w:rsidRPr="00DB200A" w:rsidDel="00E84D94">
          <w:rPr>
            <w:rFonts w:eastAsiaTheme="minorHAnsi"/>
            <w:lang w:val="en-US" w:eastAsia="en-US"/>
          </w:rPr>
          <w:t xml:space="preserve"> </w:t>
        </w:r>
        <w:r w:rsidRPr="00DB200A">
          <w:rPr>
            <w:rFonts w:eastAsiaTheme="minorHAnsi"/>
            <w:lang w:val="en-US" w:eastAsia="en-US"/>
          </w:rPr>
          <w:t>100 to the</w:t>
        </w:r>
        <w:r>
          <w:rPr>
            <w:rFonts w:eastAsiaTheme="minorHAnsi"/>
            <w:lang w:val="en-US" w:eastAsia="en-US"/>
          </w:rPr>
          <w:t xml:space="preserve"> </w:t>
        </w:r>
      </w:ins>
      <w:ins w:id="341" w:author="Catarina Brancoi" w:date="2022-07-20T11:22:00Z">
        <w:r>
          <w:rPr>
            <w:rFonts w:eastAsiaTheme="minorHAnsi"/>
            <w:lang w:val="en-US" w:eastAsia="en-US"/>
          </w:rPr>
          <w:t>generation 800</w:t>
        </w:r>
      </w:ins>
      <w:ins w:id="342" w:author="Catarina Brancoi" w:date="2022-07-20T11:23:00Z">
        <w:r w:rsidR="0024608A">
          <w:rPr>
            <w:rFonts w:eastAsiaTheme="minorHAnsi"/>
            <w:lang w:val="en-US" w:eastAsia="en-US"/>
          </w:rPr>
          <w:t xml:space="preserve"> with a migration rate of 0.001</w:t>
        </w:r>
      </w:ins>
      <w:ins w:id="343" w:author="Catarina Brancoi" w:date="2022-07-20T11:25:00Z">
        <w:r w:rsidR="0024608A">
          <w:rPr>
            <w:rFonts w:eastAsiaTheme="minorHAnsi"/>
            <w:lang w:val="en-US" w:eastAsia="en-US"/>
          </w:rPr>
          <w:t>,</w:t>
        </w:r>
      </w:ins>
      <w:ins w:id="344" w:author="Catarina Brancoi" w:date="2022-07-20T11:23:00Z">
        <w:r w:rsidR="0024608A">
          <w:rPr>
            <w:rFonts w:eastAsiaTheme="minorHAnsi"/>
            <w:lang w:val="en-US" w:eastAsia="en-US"/>
          </w:rPr>
          <w:t xml:space="preserve"> and the last </w:t>
        </w:r>
      </w:ins>
      <w:ins w:id="345" w:author="Catarina Brancoi" w:date="2022-07-20T11:24:00Z">
        <w:r w:rsidR="0024608A">
          <w:rPr>
            <w:rFonts w:eastAsiaTheme="minorHAnsi"/>
            <w:lang w:val="en-US" w:eastAsia="en-US"/>
          </w:rPr>
          <w:t xml:space="preserve">period goes from the generation 800 to the </w:t>
        </w:r>
      </w:ins>
      <w:ins w:id="346" w:author="Catarina Brancoi" w:date="2022-07-20T11:25:00Z">
        <w:r w:rsidR="0024608A">
          <w:rPr>
            <w:rFonts w:eastAsiaTheme="minorHAnsi"/>
            <w:lang w:val="en-US" w:eastAsia="en-US"/>
          </w:rPr>
          <w:t xml:space="preserve">end </w:t>
        </w:r>
      </w:ins>
      <w:ins w:id="347" w:author="Catarina Brancoi" w:date="2022-07-20T11:20:00Z">
        <w:r w:rsidRPr="00DB200A">
          <w:rPr>
            <w:rFonts w:eastAsiaTheme="minorHAnsi"/>
            <w:lang w:val="en-US" w:eastAsia="en-US"/>
          </w:rPr>
          <w:t xml:space="preserve">of the simulation with a migration rate </w:t>
        </w:r>
        <w:r>
          <w:rPr>
            <w:rFonts w:eastAsiaTheme="minorHAnsi"/>
            <w:lang w:val="en-US" w:eastAsia="en-US"/>
          </w:rPr>
          <w:t xml:space="preserve">of </w:t>
        </w:r>
        <w:r w:rsidRPr="00DB200A">
          <w:rPr>
            <w:rFonts w:eastAsiaTheme="minorHAnsi"/>
            <w:lang w:val="en-US" w:eastAsia="en-US"/>
          </w:rPr>
          <w:t>0.00</w:t>
        </w:r>
      </w:ins>
      <w:ins w:id="348" w:author="Catarina Brancoi" w:date="2022-07-20T11:24:00Z">
        <w:r w:rsidR="0024608A">
          <w:rPr>
            <w:rFonts w:eastAsiaTheme="minorHAnsi"/>
            <w:lang w:val="en-US" w:eastAsia="en-US"/>
          </w:rPr>
          <w:t>3</w:t>
        </w:r>
      </w:ins>
      <w:moveTo w:id="349" w:author="Catarina Brancoi" w:date="2022-07-20T11:19:00Z">
        <w:del w:id="350" w:author="Catarina Brancoi" w:date="2022-07-20T11:20:00Z">
          <w:r w:rsidRPr="00DB200A" w:rsidDel="00E84D94">
            <w:rPr>
              <w:rFonts w:eastAsiaTheme="minorHAnsi"/>
              <w:lang w:val="en-US" w:eastAsia="en-US"/>
            </w:rPr>
            <w:delText>from t = 0 to t = 100 with migration rate = 0.002, from t = 100 to t =</w:delText>
          </w:r>
          <w:r w:rsidDel="00E84D94">
            <w:rPr>
              <w:rFonts w:eastAsiaTheme="minorHAnsi"/>
              <w:lang w:val="en-US" w:eastAsia="en-US"/>
            </w:rPr>
            <w:delText xml:space="preserve"> </w:delText>
          </w:r>
          <w:r w:rsidRPr="00DB200A" w:rsidDel="00E84D94">
            <w:rPr>
              <w:rFonts w:eastAsiaTheme="minorHAnsi"/>
              <w:lang w:val="en-US" w:eastAsia="en-US"/>
            </w:rPr>
            <w:delText xml:space="preserve">800 with </w:delText>
          </w:r>
          <w:commentRangeStart w:id="351"/>
          <w:r w:rsidRPr="00DB200A" w:rsidDel="00E84D94">
            <w:rPr>
              <w:rFonts w:eastAsiaTheme="minorHAnsi"/>
              <w:lang w:val="en-US" w:eastAsia="en-US"/>
            </w:rPr>
            <w:delText>migration</w:delText>
          </w:r>
          <w:commentRangeEnd w:id="351"/>
          <w:r w:rsidDel="00E84D94">
            <w:rPr>
              <w:rStyle w:val="CommentReference"/>
            </w:rPr>
            <w:commentReference w:id="351"/>
          </w:r>
        </w:del>
        <w:r>
          <w:rPr>
            <w:rFonts w:eastAsiaTheme="minorHAnsi"/>
            <w:lang w:val="en-US" w:eastAsia="en-US"/>
          </w:rPr>
          <w:t>.</w:t>
        </w:r>
      </w:moveTo>
    </w:p>
    <w:moveToRangeEnd w:id="335"/>
    <w:p w14:paraId="663EBE3C" w14:textId="296B10E6" w:rsidR="00582902" w:rsidRDefault="00582902">
      <w:pPr>
        <w:autoSpaceDE w:val="0"/>
        <w:autoSpaceDN w:val="0"/>
        <w:adjustRightInd w:val="0"/>
        <w:jc w:val="left"/>
        <w:rPr>
          <w:ins w:id="352" w:author="Catarina Brancoi" w:date="2022-07-20T11:08:00Z"/>
          <w:i/>
          <w:lang w:val="en-GB"/>
        </w:rPr>
        <w:pPrChange w:id="353" w:author="Catarina Brancoi" w:date="2022-07-20T11:19:00Z">
          <w:pPr/>
        </w:pPrChange>
      </w:pPr>
    </w:p>
    <w:p w14:paraId="46811C43" w14:textId="77777777" w:rsidR="000D6E3A" w:rsidRPr="007A4BC6" w:rsidRDefault="000D6E3A" w:rsidP="000D6E3A">
      <w:pPr>
        <w:shd w:val="clear" w:color="auto" w:fill="D9D9D9" w:themeFill="background1" w:themeFillShade="D9"/>
        <w:rPr>
          <w:ins w:id="354" w:author="Catarina Brancoi" w:date="2022-07-20T11:08:00Z"/>
          <w:rFonts w:ascii="Courier New" w:hAnsi="Courier New" w:cs="Courier New"/>
          <w:i/>
          <w:sz w:val="18"/>
          <w:szCs w:val="18"/>
          <w:lang w:val="en-GB"/>
        </w:rPr>
      </w:pPr>
      <w:ins w:id="355" w:author="Catarina Brancoi" w:date="2022-07-20T11:08:00Z">
        <w:r w:rsidRPr="007A4BC6">
          <w:rPr>
            <w:rFonts w:ascii="Courier New" w:hAnsi="Courier New" w:cs="Courier New"/>
            <w:i/>
            <w:sz w:val="18"/>
            <w:szCs w:val="18"/>
            <w:lang w:val="en-GB"/>
          </w:rPr>
          <w:t># Migration rate (constant or variable with time according to temporal periods). See documentation for details</w:t>
        </w:r>
      </w:ins>
    </w:p>
    <w:p w14:paraId="622614D3" w14:textId="77777777" w:rsidR="000D6E3A" w:rsidRPr="007A4BC6" w:rsidRDefault="000D6E3A" w:rsidP="000D6E3A">
      <w:pPr>
        <w:shd w:val="clear" w:color="auto" w:fill="D9D9D9" w:themeFill="background1" w:themeFillShade="D9"/>
        <w:rPr>
          <w:ins w:id="356" w:author="Catarina Brancoi" w:date="2022-07-20T11:08:00Z"/>
          <w:rFonts w:ascii="Courier New" w:hAnsi="Courier New" w:cs="Courier New"/>
          <w:i/>
          <w:sz w:val="18"/>
          <w:szCs w:val="18"/>
          <w:lang w:val="en-GB"/>
        </w:rPr>
      </w:pPr>
      <w:ins w:id="357" w:author="Catarina Brancoi" w:date="2022-07-20T11:08:00Z">
        <w:r w:rsidRPr="007A4BC6">
          <w:rPr>
            <w:rFonts w:ascii="Courier New" w:hAnsi="Courier New" w:cs="Courier New"/>
            <w:i/>
            <w:sz w:val="18"/>
            <w:szCs w:val="18"/>
            <w:lang w:val="en-GB"/>
          </w:rPr>
          <w:t>MigrationRate=3 100 800 0.002 0.001 0.003</w:t>
        </w:r>
      </w:ins>
    </w:p>
    <w:p w14:paraId="0B7415A2" w14:textId="77777777" w:rsidR="000D6E3A" w:rsidRDefault="000D6E3A" w:rsidP="00582902">
      <w:pPr>
        <w:rPr>
          <w:i/>
          <w:lang w:val="en-GB"/>
        </w:rPr>
      </w:pPr>
    </w:p>
    <w:p w14:paraId="1014FCA9" w14:textId="48DB514D" w:rsidR="00582902" w:rsidRPr="00974D69" w:rsidRDefault="00582902" w:rsidP="00582902">
      <w:pPr>
        <w:pStyle w:val="ListParagraph"/>
        <w:numPr>
          <w:ilvl w:val="0"/>
          <w:numId w:val="19"/>
        </w:numPr>
        <w:autoSpaceDE w:val="0"/>
        <w:autoSpaceDN w:val="0"/>
        <w:adjustRightInd w:val="0"/>
        <w:jc w:val="left"/>
        <w:rPr>
          <w:rFonts w:eastAsiaTheme="minorHAnsi"/>
          <w:lang w:val="en-US" w:eastAsia="en-US"/>
        </w:rPr>
      </w:pPr>
      <w:r w:rsidRPr="00974D69">
        <w:rPr>
          <w:b/>
          <w:lang w:val="en-GB"/>
        </w:rPr>
        <w:t xml:space="preserve">Convergence </w:t>
      </w:r>
      <w:r w:rsidR="00AB42E2">
        <w:rPr>
          <w:b/>
          <w:lang w:val="en-GB"/>
        </w:rPr>
        <w:t>d</w:t>
      </w:r>
      <w:r w:rsidRPr="00974D69">
        <w:rPr>
          <w:b/>
          <w:lang w:val="en-GB"/>
        </w:rPr>
        <w:t>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 xml:space="preserve">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w:t>
      </w:r>
      <w:commentRangeStart w:id="358"/>
      <w:r w:rsidRPr="00974D69">
        <w:rPr>
          <w:rFonts w:eastAsiaTheme="minorHAnsi"/>
          <w:lang w:val="en-US" w:eastAsia="en-US"/>
        </w:rPr>
        <w:t xml:space="preserve">can build the demes evolutionary tree but it is only available when the migration model is activated (despite the migration rate could be zero). </w:t>
      </w:r>
      <w:ins w:id="359" w:author="Catarina Brancoi" w:date="2022-07-20T11:30:00Z">
        <w:r w:rsidR="003C4DD6">
          <w:rPr>
            <w:rFonts w:eastAsiaTheme="minorHAnsi"/>
            <w:lang w:val="en-US" w:eastAsia="en-US"/>
          </w:rPr>
          <w:t>In the following e</w:t>
        </w:r>
      </w:ins>
      <w:del w:id="360" w:author="Catarina Brancoi" w:date="2022-07-20T11:30:00Z">
        <w:r w:rsidRPr="00974D69" w:rsidDel="003C4DD6">
          <w:rPr>
            <w:rFonts w:eastAsiaTheme="minorHAnsi"/>
            <w:lang w:val="en-US" w:eastAsia="en-US"/>
          </w:rPr>
          <w:delText>E</w:delText>
        </w:r>
      </w:del>
      <w:r w:rsidRPr="00974D69">
        <w:rPr>
          <w:rFonts w:eastAsiaTheme="minorHAnsi"/>
          <w:lang w:val="en-US" w:eastAsia="en-US"/>
        </w:rPr>
        <w:t>xample</w:t>
      </w:r>
      <w:del w:id="361" w:author="Catarina Brancoi" w:date="2022-07-20T11:30:00Z">
        <w:r w:rsidRPr="00974D69" w:rsidDel="003C4DD6">
          <w:rPr>
            <w:rFonts w:eastAsiaTheme="minorHAnsi"/>
            <w:lang w:val="en-US" w:eastAsia="en-US"/>
          </w:rPr>
          <w:delText>s</w:delText>
        </w:r>
      </w:del>
      <w:r w:rsidRPr="00974D69">
        <w:rPr>
          <w:rFonts w:eastAsiaTheme="minorHAnsi"/>
          <w:lang w:val="en-US" w:eastAsia="en-US"/>
        </w:rPr>
        <w:t>: 1 1 2 2000 (for 2 initial demes (Migration Model = 2), convergence of deme 1with deme 2 at time 2000 to create a new deme 3). 3 1 2 400 3 4 1900 5 6 2000 (for 4 initial demes (Migration Model = 4) convergence of deme 1 with deme 2 at time 400 to create a new deme 5, convergence of deme 3 with deme 4 to create a new deme 6 at time 1900, convergence of deme 5 with deme 6 at time 2000 to create a final new deme 7).</w:t>
      </w:r>
      <w:commentRangeEnd w:id="358"/>
      <w:r w:rsidR="003C4DD6">
        <w:rPr>
          <w:rStyle w:val="CommentReference"/>
        </w:rPr>
        <w:commentReference w:id="358"/>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2601BA9C" w14:textId="275C8D9A"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ConvergenceDemes=</w:t>
      </w:r>
      <w:r>
        <w:rPr>
          <w:rFonts w:ascii="Courier New" w:hAnsi="Courier New" w:cs="Courier New"/>
          <w:i/>
          <w:sz w:val="18"/>
          <w:szCs w:val="18"/>
          <w:lang w:val="en-GB"/>
        </w:rPr>
        <w:t xml:space="preserve"> </w:t>
      </w:r>
      <w:r w:rsidRPr="007A4BC6">
        <w:rPr>
          <w:rFonts w:ascii="Courier New" w:hAnsi="Courier New" w:cs="Courier New"/>
          <w:i/>
          <w:sz w:val="18"/>
          <w:szCs w:val="18"/>
          <w:lang w:val="en-GB"/>
        </w:rPr>
        <w:t>1 1 2 2000</w:t>
      </w:r>
    </w:p>
    <w:p w14:paraId="102D9259" w14:textId="77777777" w:rsidR="00582902" w:rsidRPr="00F67507" w:rsidRDefault="00582902" w:rsidP="00582902">
      <w:pPr>
        <w:tabs>
          <w:tab w:val="num" w:pos="709"/>
        </w:tabs>
        <w:rPr>
          <w:lang w:val="en-GB"/>
        </w:rPr>
      </w:pP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t>Protein evolution and substitution model</w:t>
      </w:r>
    </w:p>
    <w:p w14:paraId="1A7F9BBB" w14:textId="5DC59914"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C70496">
        <w:rPr>
          <w:i/>
          <w:iCs/>
          <w:lang w:val="en-GB"/>
          <w:rPrChange w:id="362" w:author="Catarina Brancoi" w:date="2022-07-20T11:34:00Z">
            <w:rPr>
              <w:lang w:val="en-GB"/>
            </w:rPr>
          </w:rPrChange>
        </w:rPr>
        <w:t>fix</w:t>
      </w:r>
      <w:r w:rsidRPr="00F67507">
        <w:rPr>
          <w:lang w:val="en-GB"/>
        </w:rPr>
        <w:t xml:space="preserve">, </w:t>
      </w:r>
      <w:r w:rsidRPr="00C70496">
        <w:rPr>
          <w:i/>
          <w:iCs/>
          <w:lang w:val="en-GB"/>
          <w:rPrChange w:id="363" w:author="Catarina Brancoi" w:date="2022-07-20T11:34:00Z">
            <w:rPr>
              <w:lang w:val="en-GB"/>
            </w:rPr>
          </w:rPrChange>
        </w:rPr>
        <w:t>uniform</w:t>
      </w:r>
      <w:r w:rsidRPr="00F67507">
        <w:rPr>
          <w:lang w:val="en-GB"/>
        </w:rPr>
        <w:t xml:space="preserve">, </w:t>
      </w:r>
      <w:r w:rsidRPr="00C70496">
        <w:rPr>
          <w:i/>
          <w:iCs/>
          <w:lang w:val="en-GB"/>
          <w:rPrChange w:id="364" w:author="Catarina Brancoi" w:date="2022-07-20T11:34:00Z">
            <w:rPr>
              <w:lang w:val="en-GB"/>
            </w:rPr>
          </w:rPrChange>
        </w:rPr>
        <w:t>norm</w:t>
      </w:r>
      <w:r w:rsidRPr="00F67507">
        <w:rPr>
          <w:lang w:val="en-GB"/>
        </w:rPr>
        <w:t xml:space="preserve">(t), </w:t>
      </w:r>
      <w:r w:rsidRPr="00C70496">
        <w:rPr>
          <w:i/>
          <w:iCs/>
          <w:lang w:val="en-GB"/>
          <w:rPrChange w:id="365" w:author="Catarina Brancoi" w:date="2022-07-20T11:34:00Z">
            <w:rPr>
              <w:lang w:val="en-GB"/>
            </w:rPr>
          </w:rPrChange>
        </w:rPr>
        <w:t>exp</w:t>
      </w:r>
      <w:r w:rsidRPr="00F67507">
        <w:rPr>
          <w:lang w:val="en-GB"/>
        </w:rPr>
        <w:t xml:space="preserve">(t), </w:t>
      </w:r>
      <w:r w:rsidRPr="00C70496">
        <w:rPr>
          <w:i/>
          <w:iCs/>
          <w:lang w:val="en-GB"/>
          <w:rPrChange w:id="366" w:author="Catarina Brancoi" w:date="2022-07-20T11:34:00Z">
            <w:rPr>
              <w:lang w:val="en-GB"/>
            </w:rPr>
          </w:rPrChange>
        </w:rPr>
        <w:t>gamma</w:t>
      </w:r>
      <w:r w:rsidRPr="00F67507">
        <w:rPr>
          <w:lang w:val="en-GB"/>
        </w:rPr>
        <w:t xml:space="preserve">(t), </w:t>
      </w:r>
      <w:r w:rsidRPr="00C70496">
        <w:rPr>
          <w:i/>
          <w:iCs/>
          <w:lang w:val="en-GB"/>
          <w:rPrChange w:id="367" w:author="Catarina Brancoi" w:date="2022-07-20T11:34:00Z">
            <w:rPr>
              <w:lang w:val="en-GB"/>
            </w:rPr>
          </w:rPrChange>
        </w:rPr>
        <w:t>beta</w:t>
      </w:r>
      <w:r w:rsidRPr="00F67507">
        <w:rPr>
          <w:lang w:val="en-GB"/>
        </w:rPr>
        <w:t>(t)</w:t>
      </w:r>
      <w:ins w:id="368" w:author="Catarina Brancoi" w:date="2022-07-20T11:33:00Z">
        <w:r w:rsidR="00C70496">
          <w:rPr>
            <w:lang w:val="en-GB"/>
          </w:rPr>
          <w:t xml:space="preserve"> (see Table 2)</w:t>
        </w:r>
      </w:ins>
      <w:r w:rsidRPr="005F69EC">
        <w:rPr>
          <w:lang w:val="en-GB"/>
        </w:rPr>
        <w:t xml:space="preserve">. </w:t>
      </w:r>
      <w:del w:id="369" w:author="Catarina Brancoi" w:date="2022-07-20T11:33:00Z">
        <w:r w:rsidRPr="005F69EC" w:rsidDel="00C70496">
          <w:rPr>
            <w:lang w:val="en-GB"/>
          </w:rPr>
          <w:delText>For example,</w:delText>
        </w:r>
      </w:del>
    </w:p>
    <w:p w14:paraId="2C86208A" w14:textId="78B7D14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*SubstitutionRate=uniform 0 1.67e-4</w:t>
      </w:r>
    </w:p>
    <w:p w14:paraId="472EDD1C" w14:textId="77777777" w:rsidR="00582902" w:rsidRDefault="00582902" w:rsidP="00582902">
      <w:pPr>
        <w:rPr>
          <w:i/>
          <w:lang w:val="en-GB"/>
        </w:rPr>
      </w:pPr>
    </w:p>
    <w:p w14:paraId="6BE54EF0" w14:textId="251693E6" w:rsidR="00582902" w:rsidRPr="00F83840" w:rsidRDefault="00D5117D" w:rsidP="00582902">
      <w:pPr>
        <w:numPr>
          <w:ilvl w:val="0"/>
          <w:numId w:val="10"/>
        </w:numPr>
        <w:ind w:left="0" w:firstLine="0"/>
        <w:rPr>
          <w:i/>
          <w:lang w:val="en-GB"/>
        </w:rPr>
      </w:pPr>
      <w:r>
        <w:rPr>
          <w:b/>
          <w:lang w:val="en-GB"/>
        </w:rPr>
        <w:t>E</w:t>
      </w:r>
      <w:r w:rsidR="00582902">
        <w:rPr>
          <w:b/>
          <w:lang w:val="en-GB"/>
        </w:rPr>
        <w:t xml:space="preserve">mpirical </w:t>
      </w:r>
      <w:r>
        <w:rPr>
          <w:b/>
          <w:lang w:val="en-GB"/>
        </w:rPr>
        <w:t xml:space="preserve">substitution model of </w:t>
      </w:r>
      <w:r w:rsidR="00582902">
        <w:rPr>
          <w:b/>
          <w:lang w:val="en-GB"/>
        </w:rPr>
        <w:t xml:space="preserve">amino acid </w:t>
      </w:r>
      <w:r>
        <w:rPr>
          <w:b/>
          <w:lang w:val="en-GB"/>
        </w:rPr>
        <w:t>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897829">
        <w:rPr>
          <w:lang w:val="en-GB"/>
        </w:rPr>
        <w:t>s</w:t>
      </w:r>
      <w:r w:rsidR="00582902">
        <w:rPr>
          <w:lang w:val="en-GB"/>
        </w:rPr>
        <w:t xml:space="preserve"> to </w:t>
      </w:r>
      <w:r w:rsidR="00582902" w:rsidRPr="003B4F4C">
        <w:rPr>
          <w:lang w:val="en-GB"/>
        </w:rPr>
        <w:t xml:space="preserve">specify </w:t>
      </w:r>
      <w:del w:id="370" w:author="Catarina Brancoi" w:date="2022-07-20T11:38:00Z">
        <w:r w:rsidR="00582902" w:rsidDel="00C70496">
          <w:rPr>
            <w:lang w:val="en-GB"/>
          </w:rPr>
          <w:delText>all</w:delText>
        </w:r>
        <w:r w:rsidR="00582902" w:rsidRPr="003B4F4C" w:rsidDel="00C70496">
          <w:rPr>
            <w:lang w:val="en-GB"/>
          </w:rPr>
          <w:delText xml:space="preserve"> </w:delText>
        </w:r>
      </w:del>
      <w:r w:rsidR="00582902" w:rsidRPr="003B4F4C">
        <w:rPr>
          <w:lang w:val="en-GB"/>
        </w:rPr>
        <w:t>the</w:t>
      </w:r>
      <w:r w:rsidR="00582902">
        <w:rPr>
          <w:lang w:val="en-GB"/>
        </w:rPr>
        <w:t xml:space="preserve"> desire</w:t>
      </w:r>
      <w:r w:rsidR="00582902" w:rsidRPr="003B4F4C">
        <w:rPr>
          <w:lang w:val="en-GB"/>
        </w:rPr>
        <w:t xml:space="preserve"> empirical substitution model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w:t>
      </w:r>
      <w:r w:rsidR="00CB6F75">
        <w:rPr>
          <w:lang w:val="en-GB"/>
        </w:rPr>
        <w:t xml:space="preserve">g </w:t>
      </w:r>
      <w:commentRangeStart w:id="371"/>
      <w:r w:rsidR="00CB6F75">
        <w:rPr>
          <w:lang w:val="en-GB"/>
        </w:rPr>
        <w:fldChar w:fldCharType="begin"/>
      </w:r>
      <w:r w:rsidR="00A25BC9">
        <w:rPr>
          <w:lang w:val="en-GB"/>
        </w:rPr>
        <w:instrText xml:space="preserve"> ADDIN ZOTERO_ITEM CSL_CITATION {"citationID":"JUaGSArF","properties":{"formattedCitation":"(Arenas, 2015)","plainCitation":"(Arenas, 2015)","noteIndex":0},"citationItems":[{"id":408,"uris":["http://zotero.org/users/local/3HvvyIsJ/items/BFBEQZNN"],"itemData":{"id":408,"type":"article-journal","abstract":"Substitution models of evolution describe the process of genetic variation through ﬁxed mutations and constitute the basis of the evolutionary analysis at the molecular level. Almost 40 years after the development of ﬁrst substitution models,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B6F75">
        <w:rPr>
          <w:lang w:val="en-GB"/>
        </w:rPr>
        <w:fldChar w:fldCharType="separate"/>
      </w:r>
      <w:r w:rsidR="00CB6F75">
        <w:rPr>
          <w:noProof/>
          <w:lang w:val="en-GB"/>
        </w:rPr>
        <w:t>(Arenas, 2015)</w:t>
      </w:r>
      <w:r w:rsidR="00CB6F75">
        <w:rPr>
          <w:lang w:val="en-GB"/>
        </w:rPr>
        <w:fldChar w:fldCharType="end"/>
      </w:r>
      <w:commentRangeEnd w:id="371"/>
      <w:r w:rsidR="00744825">
        <w:rPr>
          <w:rStyle w:val="CommentReference"/>
        </w:rPr>
        <w:commentReference w:id="371"/>
      </w:r>
      <w:r w:rsidR="00582902">
        <w:rPr>
          <w:lang w:val="en-GB"/>
        </w:rPr>
        <w:t xml:space="preserve">: </w:t>
      </w:r>
      <w:r w:rsidR="00582902" w:rsidRPr="003B4F4C">
        <w:rPr>
          <w:lang w:val="en-GB"/>
        </w:rPr>
        <w:t>Blosum62, CpRev, Dayhoff, DayhoffDCMUT, HIVb, HIVw, JTT, JonesDCMUT, LG, Mtart, Mtmam, Mtrev24, RtRev, VT, WAG, UserEAAM</w:t>
      </w:r>
      <w:r w:rsidR="00582902">
        <w:rPr>
          <w:lang w:val="en-GB"/>
        </w:rPr>
        <w:t xml:space="preserve"> (the latter is a user-defined model that must be provided as an additional input file with name </w:t>
      </w:r>
      <w:r w:rsidR="00582902" w:rsidRPr="003B4F4C">
        <w:rPr>
          <w:lang w:val="en-GB"/>
        </w:rPr>
        <w:t>UserEAAM</w:t>
      </w:r>
      <w:r w:rsidR="00582902">
        <w:rPr>
          <w:lang w:val="en-GB"/>
        </w:rPr>
        <w:t xml:space="preserve">, the format of this file is explained with details in the documentation of the simulator </w:t>
      </w:r>
      <w:r w:rsidR="00582902"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sidR="00582902">
        <w:rPr>
          <w:lang w:val="en-GB"/>
        </w:rPr>
        <w:t>)</w:t>
      </w:r>
      <w:r w:rsidR="00582902" w:rsidRPr="00F83840">
        <w:rPr>
          <w:lang w:val="en-GB"/>
        </w:rPr>
        <w:t>.</w:t>
      </w:r>
      <w:r w:rsidR="00582902">
        <w:rPr>
          <w:lang w:val="en-GB"/>
        </w:rPr>
        <w:t xml:space="preserve"> </w:t>
      </w:r>
      <w:r w:rsidR="001420E4">
        <w:rPr>
          <w:lang w:val="en-GB"/>
        </w:rPr>
        <w:t xml:space="preserve">We </w:t>
      </w:r>
      <w:r w:rsidR="001420E4">
        <w:rPr>
          <w:b/>
          <w:bCs/>
          <w:lang w:val="en-GB"/>
        </w:rPr>
        <w:t>highly recommend to use only the best-fitting empirical substitution model for the alignment</w:t>
      </w:r>
      <w:r w:rsidR="001420E4">
        <w:rPr>
          <w:lang w:val="en-GB"/>
        </w:rPr>
        <w:t xml:space="preserve"> which can be obtained using some programs as </w:t>
      </w:r>
      <w:r w:rsidR="001420E4">
        <w:rPr>
          <w:i/>
          <w:iCs/>
          <w:lang w:val="en-GB"/>
        </w:rPr>
        <w:t>ProtTest</w:t>
      </w:r>
      <w:r w:rsidR="001420E4">
        <w:rPr>
          <w:lang w:val="en-GB"/>
        </w:rPr>
        <w:t xml:space="preserve"> </w:t>
      </w:r>
      <w:r w:rsidR="00F80B49">
        <w:rPr>
          <w:lang w:val="en-GB"/>
        </w:rPr>
        <w:fldChar w:fldCharType="begin"/>
      </w:r>
      <w:r w:rsidR="005064C0">
        <w:rPr>
          <w:lang w:val="en-GB"/>
        </w:rPr>
        <w:instrText xml:space="preserve"> ADDIN ZOTERO_ITEM CSL_CITATION {"citationID":"mjjuvgbV","properties":{"formattedCitation":"(Darriba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1420E4">
        <w:rPr>
          <w:lang w:val="en-GB"/>
        </w:rPr>
        <w:t>.</w:t>
      </w:r>
      <w:r w:rsidR="001420E4">
        <w:rPr>
          <w:b/>
          <w:bCs/>
          <w:lang w:val="en-GB"/>
        </w:rPr>
        <w:t xml:space="preserve"> </w:t>
      </w:r>
      <w:del w:id="372" w:author="Catarina Brancoi" w:date="2022-07-20T11:38:00Z">
        <w:r w:rsidR="00582902" w:rsidRPr="00F83840" w:rsidDel="00744825">
          <w:rPr>
            <w:lang w:val="en-GB"/>
          </w:rPr>
          <w:delText>For example,</w:delText>
        </w:r>
      </w:del>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 amino acid substitution (i.e., Blosum62, CpRev, Dayhoff, DayhoffDCMUT, HIVb, HIVw, JTT, JonesDCMUT, LG, Mtart, Mtmam, Mtrev24, RtRev, VT, WAG, UserEAAM)</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*SubstitutionModel=JTT</w:t>
      </w:r>
    </w:p>
    <w:p w14:paraId="4668BC1B" w14:textId="77777777" w:rsidR="00582902" w:rsidRDefault="00582902" w:rsidP="00582902">
      <w:pPr>
        <w:rPr>
          <w:i/>
          <w:lang w:val="en-GB"/>
        </w:rPr>
      </w:pPr>
    </w:p>
    <w:p w14:paraId="3B053026" w14:textId="031A7C69" w:rsidR="00582902" w:rsidRPr="00F83840" w:rsidRDefault="00D5117D" w:rsidP="00582902">
      <w:pPr>
        <w:numPr>
          <w:ilvl w:val="0"/>
          <w:numId w:val="10"/>
        </w:numPr>
        <w:ind w:left="0" w:firstLine="0"/>
        <w:rPr>
          <w:i/>
          <w:lang w:val="en-GB"/>
        </w:rPr>
      </w:pPr>
      <w:r>
        <w:rPr>
          <w:b/>
          <w:lang w:val="en-GB"/>
        </w:rPr>
        <w:t>SCS  model</w:t>
      </w:r>
      <w:ins w:id="373" w:author="Catarina Brancoi" w:date="2022-07-20T11:39:00Z">
        <w:r w:rsidR="00744825">
          <w:rPr>
            <w:b/>
            <w:lang w:val="en-GB"/>
          </w:rPr>
          <w:t>s</w:t>
        </w:r>
      </w:ins>
      <w:r>
        <w:rPr>
          <w:b/>
          <w:lang w:val="en-GB"/>
        </w:rPr>
        <w:t xml:space="preserve"> of amino acid 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CB6F75">
        <w:rPr>
          <w:lang w:val="en-GB"/>
        </w:rPr>
        <w:t>s</w:t>
      </w:r>
      <w:r w:rsidR="00582902">
        <w:rPr>
          <w:lang w:val="en-GB"/>
        </w:rPr>
        <w:t xml:space="preserve"> to </w:t>
      </w:r>
      <w:r w:rsidR="00582902" w:rsidRPr="003B4F4C">
        <w:rPr>
          <w:lang w:val="en-GB"/>
        </w:rPr>
        <w:t xml:space="preserve">specify </w:t>
      </w:r>
      <w:del w:id="374" w:author="Catarina Brancoi" w:date="2022-07-20T11:39:00Z">
        <w:r w:rsidR="00582902" w:rsidDel="00744825">
          <w:rPr>
            <w:lang w:val="en-GB"/>
          </w:rPr>
          <w:delText>all</w:delText>
        </w:r>
        <w:r w:rsidR="00582902" w:rsidRPr="003B4F4C" w:rsidDel="00744825">
          <w:rPr>
            <w:lang w:val="en-GB"/>
          </w:rPr>
          <w:delText xml:space="preserve"> </w:delText>
        </w:r>
      </w:del>
      <w:r w:rsidR="00582902" w:rsidRPr="003B4F4C">
        <w:rPr>
          <w:lang w:val="en-GB"/>
        </w:rPr>
        <w:t>the</w:t>
      </w:r>
      <w:r w:rsidR="00582902">
        <w:rPr>
          <w:lang w:val="en-GB"/>
        </w:rPr>
        <w:t xml:space="preserve"> desire</w:t>
      </w:r>
      <w:r w:rsidR="00582902" w:rsidRPr="003B4F4C">
        <w:rPr>
          <w:lang w:val="en-GB"/>
        </w:rPr>
        <w:t xml:space="preserve"> </w:t>
      </w:r>
      <w:r w:rsidR="00582902">
        <w:rPr>
          <w:lang w:val="en-GB"/>
        </w:rPr>
        <w:t>SCS models</w:t>
      </w:r>
      <w:r w:rsidR="00582902" w:rsidRPr="003B4F4C">
        <w:rPr>
          <w:lang w:val="en-GB"/>
        </w:rPr>
        <w:t xml:space="preserve"> of protein evolution</w:t>
      </w:r>
      <w:r w:rsidR="00582902">
        <w:rPr>
          <w:lang w:val="en-GB"/>
        </w:rPr>
        <w:t xml:space="preserve"> </w:t>
      </w:r>
      <w:ins w:id="375" w:author="Catarina Brancoi" w:date="2022-07-20T11:39:00Z">
        <w:r w:rsidR="00744825">
          <w:rPr>
            <w:lang w:val="en-GB"/>
          </w:rPr>
          <w:t>(Fitness and</w:t>
        </w:r>
      </w:ins>
      <w:ins w:id="376" w:author="Catarina Brancoi" w:date="2022-07-20T11:40:00Z">
        <w:r w:rsidR="00744825">
          <w:rPr>
            <w:lang w:val="en-GB"/>
          </w:rPr>
          <w:t>/or</w:t>
        </w:r>
      </w:ins>
      <w:ins w:id="377" w:author="Catarina Brancoi" w:date="2022-07-20T11:39:00Z">
        <w:r w:rsidR="00744825">
          <w:rPr>
            <w:lang w:val="en-GB"/>
          </w:rPr>
          <w:t xml:space="preserve"> Neutral)</w:t>
        </w:r>
      </w:ins>
      <w:ins w:id="378" w:author="Catarina Brancoi" w:date="2022-07-20T11:40:00Z">
        <w:r w:rsidR="00744825">
          <w:rPr>
            <w:lang w:val="en-GB"/>
          </w:rPr>
          <w:t xml:space="preserve"> </w:t>
        </w:r>
      </w:ins>
      <w:r w:rsidR="00582902" w:rsidRPr="00B62909">
        <w:rPr>
          <w:lang w:val="en-GB"/>
        </w:rPr>
        <w:t>separated by a space</w:t>
      </w:r>
      <w:ins w:id="379" w:author="Catarina Brancoi" w:date="2022-07-20T11:39:00Z">
        <w:r w:rsidR="00744825">
          <w:rPr>
            <w:lang w:val="en-GB"/>
          </w:rPr>
          <w:t>.</w:t>
        </w:r>
      </w:ins>
      <w:del w:id="380" w:author="Catarina Brancoi" w:date="2022-07-20T11:39:00Z">
        <w:r w:rsidR="00582902" w:rsidRPr="00B62909" w:rsidDel="00744825">
          <w:rPr>
            <w:lang w:val="en-GB"/>
          </w:rPr>
          <w:delText xml:space="preserve"> </w:delText>
        </w:r>
        <w:r w:rsidR="00582902" w:rsidDel="00744825">
          <w:rPr>
            <w:lang w:val="en-GB"/>
          </w:rPr>
          <w:delText xml:space="preserve">among the </w:delText>
        </w:r>
        <w:r w:rsidR="00582902" w:rsidRPr="003B4F4C" w:rsidDel="00744825">
          <w:rPr>
            <w:lang w:val="en-GB"/>
          </w:rPr>
          <w:delText>following</w:delText>
        </w:r>
        <w:r w:rsidR="00BF3AC8" w:rsidDel="00744825">
          <w:rPr>
            <w:lang w:val="en-GB"/>
          </w:rPr>
          <w:delText xml:space="preserve">: </w:delText>
        </w:r>
        <w:r w:rsidR="00582902" w:rsidDel="00744825">
          <w:rPr>
            <w:lang w:val="en-GB"/>
          </w:rPr>
          <w:delText xml:space="preserve">Fitness, Neutral. </w:delText>
        </w:r>
        <w:r w:rsidR="00582902" w:rsidRPr="00F83840" w:rsidDel="00744825">
          <w:rPr>
            <w:lang w:val="en-GB"/>
          </w:rPr>
          <w:delText>For example,</w:delText>
        </w:r>
      </w:del>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608B5811"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w:t>
      </w:r>
      <w:commentRangeStart w:id="381"/>
      <w:r w:rsidRPr="005F69EC">
        <w:rPr>
          <w:lang w:val="en-GB"/>
        </w:rPr>
        <w:t>dirichlet</w:t>
      </w:r>
      <w:commentRangeEnd w:id="381"/>
      <w:r w:rsidR="00663D27">
        <w:rPr>
          <w:rStyle w:val="CommentReference"/>
        </w:rPr>
        <w:commentReference w:id="381"/>
      </w:r>
      <w:r w:rsidRPr="005F69EC">
        <w:rPr>
          <w:lang w:val="en-GB"/>
        </w:rPr>
        <w:t xml:space="preserve">.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ins w:id="382" w:author="Catarina Brancoi" w:date="2022-07-20T11:49:00Z">
        <w:r w:rsidR="00A35AE1">
          <w:rPr>
            <w:lang w:val="en-GB"/>
          </w:rPr>
          <w:t>f</w:t>
        </w:r>
      </w:ins>
      <w:del w:id="383" w:author="Catarina Brancoi" w:date="2022-07-20T11:49:00Z">
        <w:r w:rsidRPr="005F69EC" w:rsidDel="00A35AE1">
          <w:rPr>
            <w:lang w:val="en-GB"/>
          </w:rPr>
          <w:delText>For example,</w:delText>
        </w:r>
      </w:del>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dirichlet.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dirichlet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*AminoacidFrequencies=fix 0.05 0.05 0.05 0.05 0.05 0.05 0.05 0.05 0.05 0.05 0.05 0.05 0.05 0.05 0.05 0.05 0.05 0.05 0.05 0.05</w:t>
      </w:r>
    </w:p>
    <w:p w14:paraId="45BF4153" w14:textId="77777777" w:rsidR="00582902" w:rsidRPr="00F67507" w:rsidRDefault="00582902" w:rsidP="00582902">
      <w:pPr>
        <w:rPr>
          <w:i/>
          <w:lang w:val="en-GB"/>
        </w:rPr>
      </w:pPr>
    </w:p>
    <w:p w14:paraId="5539D3F5" w14:textId="3C81400D"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w:t>
      </w:r>
      <w:r w:rsidRPr="00A35AE1">
        <w:rPr>
          <w:i/>
          <w:iCs/>
          <w:lang w:val="en-GB"/>
          <w:rPrChange w:id="384" w:author="Catarina Brancoi" w:date="2022-07-20T11:49:00Z">
            <w:rPr>
              <w:lang w:val="en-GB"/>
            </w:rPr>
          </w:rPrChange>
        </w:rPr>
        <w:t>fix</w:t>
      </w:r>
      <w:r w:rsidRPr="00F83840">
        <w:rPr>
          <w:lang w:val="en-GB"/>
        </w:rPr>
        <w:t xml:space="preserve">, </w:t>
      </w:r>
      <w:r w:rsidRPr="00A35AE1">
        <w:rPr>
          <w:i/>
          <w:iCs/>
          <w:lang w:val="en-GB"/>
          <w:rPrChange w:id="385" w:author="Catarina Brancoi" w:date="2022-07-20T11:49:00Z">
            <w:rPr>
              <w:lang w:val="en-GB"/>
            </w:rPr>
          </w:rPrChange>
        </w:rPr>
        <w:t>uniform</w:t>
      </w:r>
      <w:r w:rsidRPr="00F83840">
        <w:rPr>
          <w:lang w:val="en-GB"/>
        </w:rPr>
        <w:t xml:space="preserve">, </w:t>
      </w:r>
      <w:r w:rsidRPr="00A35AE1">
        <w:rPr>
          <w:i/>
          <w:iCs/>
          <w:lang w:val="en-GB"/>
          <w:rPrChange w:id="386" w:author="Catarina Brancoi" w:date="2022-07-20T11:49:00Z">
            <w:rPr>
              <w:lang w:val="en-GB"/>
            </w:rPr>
          </w:rPrChange>
        </w:rPr>
        <w:t>norm</w:t>
      </w:r>
      <w:r w:rsidRPr="00F83840">
        <w:rPr>
          <w:lang w:val="en-GB"/>
        </w:rPr>
        <w:t xml:space="preserve">(t), </w:t>
      </w:r>
      <w:r w:rsidRPr="00A35AE1">
        <w:rPr>
          <w:i/>
          <w:iCs/>
          <w:lang w:val="en-GB"/>
          <w:rPrChange w:id="387" w:author="Catarina Brancoi" w:date="2022-07-20T11:49:00Z">
            <w:rPr>
              <w:lang w:val="en-GB"/>
            </w:rPr>
          </w:rPrChange>
        </w:rPr>
        <w:t>exp</w:t>
      </w:r>
      <w:r w:rsidRPr="00F83840">
        <w:rPr>
          <w:lang w:val="en-GB"/>
        </w:rPr>
        <w:t xml:space="preserve">(t), </w:t>
      </w:r>
      <w:r w:rsidRPr="00A35AE1">
        <w:rPr>
          <w:i/>
          <w:iCs/>
          <w:lang w:val="en-GB"/>
          <w:rPrChange w:id="388" w:author="Catarina Brancoi" w:date="2022-07-20T11:49:00Z">
            <w:rPr>
              <w:lang w:val="en-GB"/>
            </w:rPr>
          </w:rPrChange>
        </w:rPr>
        <w:t>gamma</w:t>
      </w:r>
      <w:r w:rsidRPr="00F83840">
        <w:rPr>
          <w:lang w:val="en-GB"/>
        </w:rPr>
        <w:t xml:space="preserve">(t), </w:t>
      </w:r>
      <w:r w:rsidRPr="00A35AE1">
        <w:rPr>
          <w:i/>
          <w:iCs/>
          <w:lang w:val="en-GB"/>
          <w:rPrChange w:id="389" w:author="Catarina Brancoi" w:date="2022-07-20T11:49:00Z">
            <w:rPr>
              <w:lang w:val="en-GB"/>
            </w:rPr>
          </w:rPrChange>
        </w:rPr>
        <w:t>beta</w:t>
      </w:r>
      <w:r w:rsidRPr="00F83840">
        <w:rPr>
          <w:lang w:val="en-GB"/>
        </w:rPr>
        <w:t>(t)</w:t>
      </w:r>
      <w:r w:rsidRPr="005049F3">
        <w:rPr>
          <w:lang w:val="en-GB"/>
        </w:rPr>
        <w:t>.</w:t>
      </w:r>
      <w:r>
        <w:rPr>
          <w:lang w:val="en-GB"/>
        </w:rPr>
        <w:t xml:space="preserve"> </w:t>
      </w:r>
      <w:del w:id="390" w:author="Catarina Brancoi" w:date="2022-07-20T11:49:00Z">
        <w:r w:rsidRPr="00F83840" w:rsidDel="00A35AE1">
          <w:rPr>
            <w:lang w:val="en-GB"/>
          </w:rPr>
          <w:delText>For example,</w:delText>
        </w:r>
      </w:del>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Rate of heteregeneity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RateHetSites=uniform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A35AE1">
        <w:rPr>
          <w:i/>
          <w:iCs/>
          <w:lang w:val="en-GB"/>
          <w:rPrChange w:id="391" w:author="Catarina Brancoi" w:date="2022-07-20T11:50:00Z">
            <w:rPr>
              <w:lang w:val="en-GB"/>
            </w:rPr>
          </w:rPrChange>
        </w:rPr>
        <w:t>fix</w:t>
      </w:r>
      <w:r w:rsidRPr="00F67507">
        <w:rPr>
          <w:lang w:val="en-GB"/>
        </w:rPr>
        <w:t xml:space="preserve">, </w:t>
      </w:r>
      <w:r w:rsidRPr="00A35AE1">
        <w:rPr>
          <w:i/>
          <w:iCs/>
          <w:lang w:val="en-GB"/>
          <w:rPrChange w:id="392" w:author="Catarina Brancoi" w:date="2022-07-20T11:50:00Z">
            <w:rPr>
              <w:lang w:val="en-GB"/>
            </w:rPr>
          </w:rPrChange>
        </w:rPr>
        <w:t>uniform</w:t>
      </w:r>
      <w:r w:rsidRPr="00F67507">
        <w:rPr>
          <w:lang w:val="en-GB"/>
        </w:rPr>
        <w:t xml:space="preserve">, </w:t>
      </w:r>
      <w:r w:rsidRPr="00A35AE1">
        <w:rPr>
          <w:i/>
          <w:iCs/>
          <w:lang w:val="en-GB"/>
          <w:rPrChange w:id="393" w:author="Catarina Brancoi" w:date="2022-07-20T11:50:00Z">
            <w:rPr>
              <w:lang w:val="en-GB"/>
            </w:rPr>
          </w:rPrChange>
        </w:rPr>
        <w:t>norm</w:t>
      </w:r>
      <w:r w:rsidRPr="00F67507">
        <w:rPr>
          <w:lang w:val="en-GB"/>
        </w:rPr>
        <w:t xml:space="preserve">(t), </w:t>
      </w:r>
      <w:r w:rsidRPr="00A35AE1">
        <w:rPr>
          <w:i/>
          <w:iCs/>
          <w:lang w:val="en-GB"/>
          <w:rPrChange w:id="394" w:author="Catarina Brancoi" w:date="2022-07-20T11:50:00Z">
            <w:rPr>
              <w:lang w:val="en-GB"/>
            </w:rPr>
          </w:rPrChange>
        </w:rPr>
        <w:t>exp</w:t>
      </w:r>
      <w:r w:rsidRPr="00F67507">
        <w:rPr>
          <w:lang w:val="en-GB"/>
        </w:rPr>
        <w:t xml:space="preserve">(t), </w:t>
      </w:r>
      <w:r w:rsidRPr="00A35AE1">
        <w:rPr>
          <w:i/>
          <w:iCs/>
          <w:lang w:val="en-GB"/>
          <w:rPrChange w:id="395" w:author="Catarina Brancoi" w:date="2022-07-20T11:50:00Z">
            <w:rPr>
              <w:lang w:val="en-GB"/>
            </w:rPr>
          </w:rPrChange>
        </w:rPr>
        <w:t>gamma</w:t>
      </w:r>
      <w:r w:rsidRPr="00F67507">
        <w:rPr>
          <w:lang w:val="en-GB"/>
        </w:rPr>
        <w:t xml:space="preserve">(t), </w:t>
      </w:r>
      <w:r w:rsidRPr="00A35AE1">
        <w:rPr>
          <w:i/>
          <w:iCs/>
          <w:lang w:val="en-GB"/>
          <w:rPrChange w:id="396" w:author="Catarina Brancoi" w:date="2022-07-20T11:50:00Z">
            <w:rPr>
              <w:lang w:val="en-GB"/>
            </w:rPr>
          </w:rPrChange>
        </w:rPr>
        <w:t>beta</w:t>
      </w:r>
      <w:r w:rsidRPr="00F67507">
        <w:rPr>
          <w:lang w:val="en-GB"/>
        </w:rPr>
        <w:t>(t)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PropInvSites=uniform 0.3 0.5</w:t>
      </w:r>
    </w:p>
    <w:p w14:paraId="696AEFD9" w14:textId="77777777" w:rsidR="00582902" w:rsidRPr="008C401A" w:rsidRDefault="00582902" w:rsidP="00582902">
      <w:pPr>
        <w:rPr>
          <w:i/>
          <w:lang w:val="en-GB"/>
        </w:rPr>
      </w:pPr>
    </w:p>
    <w:p w14:paraId="46803963" w14:textId="4243EE4D"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w:t>
      </w:r>
      <w:del w:id="397" w:author="Catarina Brancoi" w:date="2022-07-20T11:50:00Z">
        <w:r w:rsidRPr="005F69EC" w:rsidDel="00A35AE1">
          <w:rPr>
            <w:lang w:val="en-GB"/>
          </w:rPr>
          <w:delText xml:space="preserve"> For example,</w:delText>
        </w:r>
      </w:del>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1ED023A9" w14:textId="7B78CB66" w:rsidR="00582902" w:rsidDel="00A35AE1" w:rsidRDefault="00DE1381" w:rsidP="005D46A0">
      <w:pPr>
        <w:shd w:val="clear" w:color="auto" w:fill="D9D9D9" w:themeFill="background1" w:themeFillShade="D9"/>
        <w:rPr>
          <w:del w:id="398" w:author="Catarina Brancoi" w:date="2022-07-20T11:50:00Z"/>
          <w:rFonts w:ascii="Courier New" w:hAnsi="Courier New" w:cs="Courier New"/>
          <w:i/>
          <w:sz w:val="18"/>
          <w:szCs w:val="18"/>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31F4D8D8" w14:textId="6053A769" w:rsidR="00582902" w:rsidRDefault="00582902">
      <w:pPr>
        <w:shd w:val="clear" w:color="auto" w:fill="D9D9D9" w:themeFill="background1" w:themeFillShade="D9"/>
        <w:rPr>
          <w:b/>
          <w:lang w:val="en-GB"/>
        </w:rPr>
        <w:pPrChange w:id="399" w:author="Catarina Brancoi" w:date="2022-07-20T11:50:00Z">
          <w:pPr>
            <w:autoSpaceDE w:val="0"/>
            <w:autoSpaceDN w:val="0"/>
            <w:adjustRightInd w:val="0"/>
            <w:jc w:val="left"/>
          </w:pPr>
        </w:pPrChange>
      </w:pPr>
    </w:p>
    <w:p w14:paraId="044A44CF" w14:textId="77777777" w:rsidR="001420E4" w:rsidRDefault="001420E4"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3AECA91B" w:rsidR="00582902" w:rsidRPr="00D146D1" w:rsidRDefault="00582902" w:rsidP="00582902">
      <w:pPr>
        <w:pStyle w:val="ListParagraph"/>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 xml:space="preserve">By default, the </w:t>
      </w:r>
      <w:commentRangeStart w:id="400"/>
      <w:r w:rsidRPr="00D146D1">
        <w:rPr>
          <w:rFonts w:eastAsiaTheme="minorHAnsi"/>
          <w:lang w:val="en-US" w:eastAsia="en-US"/>
        </w:rPr>
        <w:t>GMRCA</w:t>
      </w:r>
      <w:commentRangeEnd w:id="400"/>
      <w:r w:rsidR="00A35AE1">
        <w:rPr>
          <w:rStyle w:val="CommentReference"/>
        </w:rPr>
        <w:commentReference w:id="400"/>
      </w:r>
      <w:r w:rsidRPr="00D146D1">
        <w:rPr>
          <w:rFonts w:eastAsiaTheme="minorHAnsi"/>
          <w:lang w:val="en-US" w:eastAsia="en-US"/>
        </w:rPr>
        <w:t>/MRCA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7E3C6256"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PDF documents with multiple plot</w:t>
      </w:r>
      <w:r w:rsidR="0090378E">
        <w:rPr>
          <w:lang w:val="en-GB"/>
        </w:rPr>
        <w:t>s</w:t>
      </w:r>
      <w:r w:rsidR="00F466AF" w:rsidRPr="00F466AF">
        <w:rPr>
          <w:lang w:val="en-GB"/>
        </w:rPr>
        <w:t xml:space="preserve"> per page (No, Yes)</w:t>
      </w:r>
      <w:r w:rsidRPr="005F69EC">
        <w:rPr>
          <w:lang w:val="en-GB"/>
        </w:rPr>
        <w:t>. For example,</w:t>
      </w:r>
    </w:p>
    <w:p w14:paraId="0EFEADA9" w14:textId="4961F4AE"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plost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*MultiPage=Yes</w:t>
      </w:r>
    </w:p>
    <w:p w14:paraId="28F30E9B" w14:textId="77777777" w:rsidR="007531AE" w:rsidRPr="00F67507" w:rsidRDefault="007531AE" w:rsidP="00582902">
      <w:pPr>
        <w:rPr>
          <w:lang w:val="en-GB"/>
        </w:rPr>
      </w:pPr>
    </w:p>
    <w:p w14:paraId="54BF96C6" w14:textId="77777777" w:rsidR="00582902" w:rsidRDefault="00582902" w:rsidP="00582902">
      <w:pPr>
        <w:pStyle w:val="Heading3"/>
        <w:numPr>
          <w:ilvl w:val="2"/>
          <w:numId w:val="8"/>
        </w:numPr>
        <w:rPr>
          <w:lang w:val="en-GB"/>
        </w:rPr>
      </w:pPr>
      <w:bookmarkStart w:id="401" w:name="_Toc105763153"/>
      <w:r>
        <w:rPr>
          <w:lang w:val="en-GB"/>
        </w:rPr>
        <w:t>Estimation phase</w:t>
      </w:r>
      <w:bookmarkEnd w:id="401"/>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74E62E34"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of simulations </w:t>
      </w:r>
      <w:r w:rsidRPr="00FF3C82">
        <w:rPr>
          <w:lang w:val="en-GB"/>
        </w:rPr>
        <w:t>to consider in the ABC analysis</w:t>
      </w:r>
      <w:r>
        <w:rPr>
          <w:lang w:val="en-GB"/>
        </w:rPr>
        <w:t xml:space="preserve">. Unless </w:t>
      </w:r>
      <w:ins w:id="402" w:author="Catarina Brancoi" w:date="2022-07-20T11:55:00Z">
        <w:r w:rsidR="00833B27">
          <w:rPr>
            <w:lang w:val="en-GB"/>
          </w:rPr>
          <w:t xml:space="preserve">one is </w:t>
        </w:r>
      </w:ins>
      <w:r>
        <w:rPr>
          <w:lang w:val="en-GB"/>
        </w:rPr>
        <w:t xml:space="preserve">testing the methodology, </w:t>
      </w:r>
      <w:ins w:id="403" w:author="Catarina Brancoi" w:date="2022-07-20T11:55:00Z">
        <w:r w:rsidR="00833B27">
          <w:rPr>
            <w:lang w:val="en-GB"/>
          </w:rPr>
          <w:t xml:space="preserve">we advise </w:t>
        </w:r>
      </w:ins>
      <w:r>
        <w:rPr>
          <w:lang w:val="en-GB"/>
        </w:rPr>
        <w:t xml:space="preserve">the user </w:t>
      </w:r>
      <w:del w:id="404" w:author="Catarina Brancoi" w:date="2022-07-20T11:55:00Z">
        <w:r w:rsidDel="00833B27">
          <w:rPr>
            <w:lang w:val="en-GB"/>
          </w:rPr>
          <w:delText xml:space="preserve">is advised </w:delText>
        </w:r>
      </w:del>
      <w:r>
        <w:rPr>
          <w:lang w:val="en-GB"/>
        </w:rPr>
        <w:t xml:space="preserve">to use all the simulations performed. Note that the number of simulations to use </w:t>
      </w:r>
      <w:del w:id="405" w:author="Catarina Brancoi" w:date="2022-07-20T11:56:00Z">
        <w:r w:rsidDel="00833B27">
          <w:rPr>
            <w:lang w:val="en-GB"/>
          </w:rPr>
          <w:delText>has to</w:delText>
        </w:r>
      </w:del>
      <w:ins w:id="406" w:author="Catarina Brancoi" w:date="2022-07-20T11:56:00Z">
        <w:r w:rsidR="00833B27">
          <w:rPr>
            <w:lang w:val="en-GB"/>
          </w:rPr>
          <w:t>must</w:t>
        </w:r>
      </w:ins>
      <w:r>
        <w:rPr>
          <w:lang w:val="en-GB"/>
        </w:rPr>
        <w:t xml:space="preserve"> be </w:t>
      </w:r>
      <w:del w:id="407" w:author="Catarina Brancoi" w:date="2022-07-20T11:56:00Z">
        <w:r w:rsidDel="00833B27">
          <w:rPr>
            <w:lang w:val="en-GB"/>
          </w:rPr>
          <w:delText xml:space="preserve">obviously </w:delText>
        </w:r>
      </w:del>
      <w:r>
        <w:rPr>
          <w:lang w:val="en-GB"/>
        </w:rPr>
        <w:t xml:space="preserve">equal or less </w:t>
      </w:r>
      <w:del w:id="408" w:author="Catarina Brancoi" w:date="2022-07-20T11:56:00Z">
        <w:r w:rsidDel="00833B27">
          <w:rPr>
            <w:lang w:val="en-GB"/>
          </w:rPr>
          <w:delText xml:space="preserve">to </w:delText>
        </w:r>
      </w:del>
      <w:ins w:id="409" w:author="Catarina Brancoi" w:date="2022-07-20T11:56:00Z">
        <w:r w:rsidR="00833B27">
          <w:rPr>
            <w:lang w:val="en-GB"/>
          </w:rPr>
          <w:t xml:space="preserve">than </w:t>
        </w:r>
      </w:ins>
      <w:r>
        <w:rPr>
          <w:lang w:val="en-GB"/>
        </w:rPr>
        <w:t xml:space="preserve">the number of simulations </w:t>
      </w:r>
      <w:commentRangeStart w:id="410"/>
      <w:r>
        <w:rPr>
          <w:lang w:val="en-GB"/>
        </w:rPr>
        <w:t>performed</w:t>
      </w:r>
      <w:commentRangeEnd w:id="410"/>
      <w:r w:rsidR="00A35AE1">
        <w:rPr>
          <w:rStyle w:val="CommentReference"/>
        </w:rPr>
        <w:commentReference w:id="410"/>
      </w:r>
      <w:r>
        <w:rPr>
          <w:lang w:val="en-GB"/>
        </w:rPr>
        <w:t xml:space="preserve"> (specified in </w:t>
      </w:r>
      <w:r w:rsidRPr="00FF3C82">
        <w:rPr>
          <w:i/>
          <w:lang w:val="en-GB"/>
        </w:rPr>
        <w:t>NumberOfSimulations</w:t>
      </w:r>
      <w:r w:rsidRPr="00715E8C">
        <w:rPr>
          <w:lang w:val="en-GB"/>
        </w:rPr>
        <w:t>)</w:t>
      </w:r>
      <w:r w:rsidRPr="00DD4365">
        <w:rPr>
          <w:lang w:val="en-GB"/>
        </w:rPr>
        <w:t>.</w:t>
      </w:r>
      <w:r w:rsidRPr="00DD4365">
        <w:rPr>
          <w:i/>
          <w:lang w:val="en-GB"/>
        </w:rPr>
        <w:t xml:space="preserve"> </w:t>
      </w:r>
      <w:del w:id="411" w:author="Catarina Brancoi" w:date="2022-07-20T11:56:00Z">
        <w:r w:rsidRPr="005F69EC" w:rsidDel="00833B27">
          <w:rPr>
            <w:lang w:val="en-GB"/>
          </w:rPr>
          <w:delText>For example,</w:delText>
        </w:r>
      </w:del>
    </w:p>
    <w:p w14:paraId="1F547CE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 iterations. Number of simulations to consider (Iterations &lt;= NumberOfSimulations)</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*ABCIterations=</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7285D744"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ins w:id="412" w:author="Catarina Brancoi" w:date="2022-07-20T12:01:00Z">
        <w:r w:rsidR="00AC155E">
          <w:rPr>
            <w:lang w:val="en-GB"/>
          </w:rPr>
          <w:t>An user-defined</w:t>
        </w:r>
      </w:ins>
      <w:ins w:id="413" w:author="Catarina Brancoi" w:date="2022-07-20T11:57:00Z">
        <w:r w:rsidR="00833B27">
          <w:rPr>
            <w:lang w:val="en-GB"/>
          </w:rPr>
          <w:t xml:space="preserve"> p</w:t>
        </w:r>
      </w:ins>
      <w:del w:id="414" w:author="Catarina Brancoi" w:date="2022-07-20T11:57:00Z">
        <w:r w:rsidR="000421AF" w:rsidDel="00833B27">
          <w:rPr>
            <w:lang w:val="en-GB"/>
          </w:rPr>
          <w:delText>P</w:delText>
        </w:r>
      </w:del>
      <w:r w:rsidR="000421AF">
        <w:rPr>
          <w:lang w:val="en-GB"/>
        </w:rPr>
        <w:t>roportion</w:t>
      </w:r>
      <w:r w:rsidRPr="00DD4365">
        <w:rPr>
          <w:lang w:val="en-GB"/>
        </w:rPr>
        <w:t xml:space="preserve"> of simulations </w:t>
      </w:r>
      <w:ins w:id="415" w:author="Catarina Brancoi" w:date="2022-07-20T11:58:00Z">
        <w:r w:rsidR="00833B27">
          <w:rPr>
            <w:lang w:val="en-GB"/>
          </w:rPr>
          <w:t xml:space="preserve">that generated SS </w:t>
        </w:r>
        <w:r w:rsidR="00833B27" w:rsidRPr="00DD4365">
          <w:rPr>
            <w:lang w:val="en-GB"/>
          </w:rPr>
          <w:t>clos</w:t>
        </w:r>
        <w:r w:rsidR="00833B27">
          <w:rPr>
            <w:lang w:val="en-GB"/>
          </w:rPr>
          <w:t>e</w:t>
        </w:r>
        <w:r w:rsidR="00833B27" w:rsidRPr="00DD4365">
          <w:rPr>
            <w:lang w:val="en-GB"/>
          </w:rPr>
          <w:t xml:space="preserve"> to </w:t>
        </w:r>
        <w:r w:rsidR="00833B27">
          <w:rPr>
            <w:lang w:val="en-GB"/>
          </w:rPr>
          <w:t xml:space="preserve">the </w:t>
        </w:r>
        <w:r w:rsidR="00833B27" w:rsidRPr="00DD4365">
          <w:rPr>
            <w:lang w:val="en-GB"/>
          </w:rPr>
          <w:t xml:space="preserve">real </w:t>
        </w:r>
        <w:r w:rsidR="00833B27">
          <w:rPr>
            <w:lang w:val="en-GB"/>
          </w:rPr>
          <w:t>SS and are</w:t>
        </w:r>
        <w:r w:rsidR="00833B27" w:rsidRPr="00DD4365">
          <w:rPr>
            <w:lang w:val="en-GB"/>
          </w:rPr>
          <w:t xml:space="preserve"> </w:t>
        </w:r>
      </w:ins>
      <w:del w:id="416" w:author="Catarina Brancoi" w:date="2022-07-20T11:57:00Z">
        <w:r w:rsidRPr="00DD4365" w:rsidDel="00833B27">
          <w:rPr>
            <w:lang w:val="en-GB"/>
          </w:rPr>
          <w:delText xml:space="preserve">closest to real data to </w:delText>
        </w:r>
      </w:del>
      <w:r w:rsidRPr="00DD4365">
        <w:rPr>
          <w:lang w:val="en-GB"/>
        </w:rPr>
        <w:t>retain</w:t>
      </w:r>
      <w:ins w:id="417" w:author="Catarina Brancoi" w:date="2022-07-20T11:57:00Z">
        <w:r w:rsidR="00833B27">
          <w:rPr>
            <w:lang w:val="en-GB"/>
          </w:rPr>
          <w:t>ed to perform</w:t>
        </w:r>
      </w:ins>
      <w:r w:rsidRPr="00DD4365">
        <w:rPr>
          <w:lang w:val="en-GB"/>
        </w:rPr>
        <w:t xml:space="preserve"> </w:t>
      </w:r>
      <w:del w:id="418" w:author="Catarina Brancoi" w:date="2022-07-20T11:57:00Z">
        <w:r w:rsidRPr="00DD4365" w:rsidDel="00833B27">
          <w:rPr>
            <w:lang w:val="en-GB"/>
          </w:rPr>
          <w:delText xml:space="preserve">in </w:delText>
        </w:r>
      </w:del>
      <w:r w:rsidRPr="00DD4365">
        <w:rPr>
          <w:lang w:val="en-GB"/>
        </w:rPr>
        <w:t xml:space="preserve">the ABC procedure. </w:t>
      </w:r>
      <w:r>
        <w:rPr>
          <w:lang w:val="en-GB"/>
        </w:rPr>
        <w:t>A tolerance of 0</w:t>
      </w:r>
      <w:r w:rsidR="000421AF">
        <w:rPr>
          <w:lang w:val="en-GB"/>
        </w:rPr>
        <w:t>.01</w:t>
      </w:r>
      <w:r>
        <w:rPr>
          <w:lang w:val="en-GB"/>
        </w:rPr>
        <w:t xml:space="preserve"> can be enough but the </w:t>
      </w:r>
      <w:del w:id="419" w:author="Catarina Brancoi" w:date="2022-07-20T11:59:00Z">
        <w:r w:rsidDel="00833B27">
          <w:rPr>
            <w:lang w:val="en-GB"/>
          </w:rPr>
          <w:delText xml:space="preserve">best </w:delText>
        </w:r>
      </w:del>
      <w:ins w:id="420" w:author="Catarina Brancoi" w:date="2022-07-20T11:59:00Z">
        <w:r w:rsidR="00833B27">
          <w:rPr>
            <w:lang w:val="en-GB"/>
          </w:rPr>
          <w:t xml:space="preserve">value of tolerance that gives the best results may </w:t>
        </w:r>
      </w:ins>
      <w:del w:id="421" w:author="Catarina Brancoi" w:date="2022-07-20T11:59:00Z">
        <w:r w:rsidDel="00833B27">
          <w:rPr>
            <w:lang w:val="en-GB"/>
          </w:rPr>
          <w:delText xml:space="preserve">tolerance </w:delText>
        </w:r>
      </w:del>
      <w:r>
        <w:rPr>
          <w:lang w:val="en-GB"/>
        </w:rPr>
        <w:t>var</w:t>
      </w:r>
      <w:ins w:id="422" w:author="Catarina Brancoi" w:date="2022-07-20T11:59:00Z">
        <w:r w:rsidR="00833B27">
          <w:rPr>
            <w:lang w:val="en-GB"/>
          </w:rPr>
          <w:t>y</w:t>
        </w:r>
      </w:ins>
      <w:del w:id="423" w:author="Catarina Brancoi" w:date="2022-07-20T11:59:00Z">
        <w:r w:rsidDel="00833B27">
          <w:rPr>
            <w:lang w:val="en-GB"/>
          </w:rPr>
          <w:delText>ies</w:delText>
        </w:r>
      </w:del>
      <w:r>
        <w:rPr>
          <w:lang w:val="en-GB"/>
        </w:rPr>
        <w:t xml:space="preserve"> among </w:t>
      </w:r>
      <w:del w:id="424" w:author="Catarina Brancoi" w:date="2022-07-20T12:00:00Z">
        <w:r w:rsidDel="00AC155E">
          <w:rPr>
            <w:lang w:val="en-GB"/>
          </w:rPr>
          <w:delText>multiple sequence alignments</w:delText>
        </w:r>
      </w:del>
      <w:ins w:id="425" w:author="Catarina Brancoi" w:date="2022-07-20T12:00:00Z">
        <w:r w:rsidR="00AC155E">
          <w:rPr>
            <w:lang w:val="en-GB"/>
          </w:rPr>
          <w:t>MS</w:t>
        </w:r>
      </w:ins>
      <w:ins w:id="426" w:author="Catarina Brancoi" w:date="2022-07-20T12:01:00Z">
        <w:r w:rsidR="00AC155E">
          <w:rPr>
            <w:lang w:val="en-GB"/>
          </w:rPr>
          <w:t>As</w:t>
        </w:r>
      </w:ins>
      <w:r>
        <w:rPr>
          <w:lang w:val="en-GB"/>
        </w:rPr>
        <w:t xml:space="preserve">. </w:t>
      </w:r>
      <w:ins w:id="427" w:author="Catarina Brancoi" w:date="2022-07-20T11:59:00Z">
        <w:r w:rsidR="00833B27">
          <w:rPr>
            <w:lang w:val="en-GB"/>
          </w:rPr>
          <w:t xml:space="preserve">We </w:t>
        </w:r>
      </w:ins>
      <w:del w:id="428" w:author="Catarina Brancoi" w:date="2022-07-20T11:59:00Z">
        <w:r w:rsidDel="00833B27">
          <w:rPr>
            <w:lang w:val="en-GB"/>
          </w:rPr>
          <w:delText xml:space="preserve">It is </w:delText>
        </w:r>
      </w:del>
      <w:r>
        <w:rPr>
          <w:lang w:val="en-GB"/>
        </w:rPr>
        <w:t>recommend</w:t>
      </w:r>
      <w:ins w:id="429" w:author="Catarina Brancoi" w:date="2022-07-20T11:59:00Z">
        <w:r w:rsidR="00833B27">
          <w:rPr>
            <w:lang w:val="en-GB"/>
          </w:rPr>
          <w:t xml:space="preserve"> the user</w:t>
        </w:r>
      </w:ins>
      <w:del w:id="430" w:author="Catarina Brancoi" w:date="2022-07-20T11:59:00Z">
        <w:r w:rsidDel="00833B27">
          <w:rPr>
            <w:lang w:val="en-GB"/>
          </w:rPr>
          <w:delText>ed</w:delText>
        </w:r>
      </w:del>
      <w:r>
        <w:rPr>
          <w:lang w:val="en-GB"/>
        </w:rPr>
        <w:t xml:space="preserve"> to explore different values</w:t>
      </w:r>
      <w:del w:id="431" w:author="Catarina Brancoi" w:date="2022-07-20T11:59:00Z">
        <w:r w:rsidDel="00833B27">
          <w:rPr>
            <w:lang w:val="en-GB"/>
          </w:rPr>
          <w:delText xml:space="preserve"> of this parameter</w:delText>
        </w:r>
      </w:del>
      <w:r>
        <w:rPr>
          <w:lang w:val="en-GB"/>
        </w:rPr>
        <w:t>.</w:t>
      </w:r>
      <w:del w:id="432" w:author="Catarina Brancoi" w:date="2022-07-20T11:59:00Z">
        <w:r w:rsidDel="00833B27">
          <w:rPr>
            <w:lang w:val="en-GB"/>
          </w:rPr>
          <w:delText xml:space="preserve"> F</w:delText>
        </w:r>
        <w:r w:rsidRPr="005F69EC" w:rsidDel="00833B27">
          <w:rPr>
            <w:lang w:val="en-GB"/>
          </w:rPr>
          <w:delText>or example,</w:delText>
        </w:r>
      </w:del>
    </w:p>
    <w:p w14:paraId="4620E3A4" w14:textId="0DDFE4CA"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#ABC tolerance. % of simulations closest to real data to retain in the ABC procedure</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*ABCTolerance=</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66313775"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xml:space="preserve">. The user can choose between </w:t>
      </w:r>
      <w:r w:rsidRPr="00AC155E">
        <w:rPr>
          <w:i/>
          <w:iCs/>
          <w:lang w:val="en-GB"/>
          <w:rPrChange w:id="433" w:author="Catarina Brancoi" w:date="2022-07-20T12:01:00Z">
            <w:rPr>
              <w:lang w:val="en-GB"/>
            </w:rPr>
          </w:rPrChange>
        </w:rPr>
        <w:t>rejection</w:t>
      </w:r>
      <w:r>
        <w:rPr>
          <w:lang w:val="en-GB"/>
        </w:rPr>
        <w:t xml:space="preserve">, </w:t>
      </w:r>
      <w:r w:rsidRPr="00AC155E">
        <w:rPr>
          <w:i/>
          <w:iCs/>
          <w:lang w:val="en-GB"/>
          <w:rPrChange w:id="434" w:author="Catarina Brancoi" w:date="2022-07-20T12:01:00Z">
            <w:rPr>
              <w:lang w:val="en-GB"/>
            </w:rPr>
          </w:rPrChange>
        </w:rPr>
        <w:t>mnlogistic</w:t>
      </w:r>
      <w:r>
        <w:rPr>
          <w:lang w:val="en-GB"/>
        </w:rPr>
        <w:t xml:space="preserve"> or </w:t>
      </w:r>
      <w:commentRangeStart w:id="435"/>
      <w:commentRangeStart w:id="436"/>
      <w:r w:rsidRPr="00AC155E">
        <w:rPr>
          <w:i/>
          <w:iCs/>
          <w:lang w:val="en-GB"/>
          <w:rPrChange w:id="437" w:author="Catarina Brancoi" w:date="2022-07-20T12:01:00Z">
            <w:rPr>
              <w:lang w:val="en-GB"/>
            </w:rPr>
          </w:rPrChange>
        </w:rPr>
        <w:t>neura</w:t>
      </w:r>
      <w:ins w:id="438" w:author="Catarina Brancoi" w:date="2022-07-25T14:18:00Z">
        <w:r w:rsidR="00F2787E">
          <w:rPr>
            <w:i/>
            <w:iCs/>
            <w:lang w:val="en-GB"/>
          </w:rPr>
          <w:t>l</w:t>
        </w:r>
      </w:ins>
      <w:del w:id="439" w:author="Catarina Brancoi" w:date="2022-07-25T14:18:00Z">
        <w:r w:rsidRPr="00AC155E" w:rsidDel="00F2787E">
          <w:rPr>
            <w:i/>
            <w:iCs/>
            <w:lang w:val="en-GB"/>
            <w:rPrChange w:id="440" w:author="Catarina Brancoi" w:date="2022-07-20T12:01:00Z">
              <w:rPr>
                <w:lang w:val="en-GB"/>
              </w:rPr>
            </w:rPrChange>
          </w:rPr>
          <w:delText>le</w:delText>
        </w:r>
      </w:del>
      <w:r w:rsidRPr="00AC155E">
        <w:rPr>
          <w:i/>
          <w:iCs/>
          <w:lang w:val="en-GB"/>
          <w:rPrChange w:id="441" w:author="Catarina Brancoi" w:date="2022-07-20T12:01:00Z">
            <w:rPr>
              <w:lang w:val="en-GB"/>
            </w:rPr>
          </w:rPrChange>
        </w:rPr>
        <w:t>n</w:t>
      </w:r>
      <w:ins w:id="442" w:author="Catarina Brancoi" w:date="2022-07-25T14:18:00Z">
        <w:r w:rsidR="00F2787E">
          <w:rPr>
            <w:i/>
            <w:iCs/>
            <w:lang w:val="en-GB"/>
          </w:rPr>
          <w:t>e</w:t>
        </w:r>
      </w:ins>
      <w:r w:rsidRPr="00AC155E">
        <w:rPr>
          <w:i/>
          <w:iCs/>
          <w:lang w:val="en-GB"/>
          <w:rPrChange w:id="443" w:author="Catarina Brancoi" w:date="2022-07-20T12:01:00Z">
            <w:rPr>
              <w:lang w:val="en-GB"/>
            </w:rPr>
          </w:rPrChange>
        </w:rPr>
        <w:t>t</w:t>
      </w:r>
      <w:commentRangeEnd w:id="435"/>
      <w:r w:rsidR="00AC155E">
        <w:rPr>
          <w:rStyle w:val="CommentReference"/>
        </w:rPr>
        <w:commentReference w:id="435"/>
      </w:r>
      <w:commentRangeEnd w:id="436"/>
      <w:r w:rsidR="00AC155E">
        <w:rPr>
          <w:rStyle w:val="CommentReference"/>
        </w:rPr>
        <w:commentReference w:id="436"/>
      </w:r>
      <w:r w:rsidRPr="00DD4365">
        <w:rPr>
          <w:lang w:val="en-GB"/>
        </w:rPr>
        <w:t>.</w:t>
      </w:r>
      <w:r w:rsidRPr="00DD4365">
        <w:rPr>
          <w:i/>
          <w:lang w:val="en-GB"/>
        </w:rPr>
        <w:t xml:space="preserve"> </w:t>
      </w:r>
      <w:del w:id="444" w:author="Catarina Brancoi" w:date="2022-07-20T12:01:00Z">
        <w:r w:rsidRPr="005F69EC" w:rsidDel="00AC155E">
          <w:rPr>
            <w:lang w:val="en-GB"/>
          </w:rPr>
          <w:delText>For example,</w:delText>
        </w:r>
      </w:del>
    </w:p>
    <w:p w14:paraId="3A034AC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r>
        <w:rPr>
          <w:rFonts w:ascii="Courier New" w:hAnsi="Courier New" w:cs="Courier New"/>
          <w:i/>
          <w:sz w:val="18"/>
          <w:szCs w:val="18"/>
          <w:lang w:val="en-GB"/>
        </w:rPr>
        <w:t>mnlogistic, neuralnet</w:t>
      </w:r>
      <w:r w:rsidRPr="00715E8C">
        <w:rPr>
          <w:rFonts w:ascii="Courier New" w:hAnsi="Courier New" w:cs="Courier New"/>
          <w:i/>
          <w:sz w:val="18"/>
          <w:szCs w:val="18"/>
          <w:lang w:val="en-GB"/>
        </w:rPr>
        <w:t>).</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*ABCMethod=</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3500F81B" w:rsidR="00582902" w:rsidRPr="005F69EC" w:rsidRDefault="00582902" w:rsidP="00582902">
      <w:pPr>
        <w:numPr>
          <w:ilvl w:val="0"/>
          <w:numId w:val="13"/>
        </w:numPr>
        <w:ind w:left="0" w:firstLine="0"/>
        <w:rPr>
          <w:lang w:val="en-GB"/>
        </w:rPr>
      </w:pPr>
      <w:r w:rsidRPr="00DD4365">
        <w:rPr>
          <w:b/>
          <w:lang w:val="en-GB"/>
        </w:rPr>
        <w:t>Summary statistics.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t>
      </w:r>
      <w:del w:id="445" w:author="Catarina Brancoi" w:date="2022-07-20T12:03:00Z">
        <w:r w:rsidDel="00AC155E">
          <w:rPr>
            <w:lang w:val="en-GB"/>
          </w:rPr>
          <w:delText xml:space="preserve">which </w:delText>
        </w:r>
      </w:del>
      <w:ins w:id="446" w:author="Catarina Brancoi" w:date="2022-07-20T12:03:00Z">
        <w:r w:rsidR="00AC155E">
          <w:rPr>
            <w:lang w:val="en-GB"/>
          </w:rPr>
          <w:t xml:space="preserve">the </w:t>
        </w:r>
      </w:ins>
      <w:del w:id="447" w:author="Catarina Brancoi" w:date="2022-07-20T12:03:00Z">
        <w:r w:rsidDel="00AC155E">
          <w:rPr>
            <w:lang w:val="en-GB"/>
          </w:rPr>
          <w:delText>summary statistics</w:delText>
        </w:r>
      </w:del>
      <w:ins w:id="448" w:author="Catarina Brancoi" w:date="2022-07-20T12:03:00Z">
        <w:r w:rsidR="00AC155E">
          <w:rPr>
            <w:lang w:val="en-GB"/>
          </w:rPr>
          <w:t>SS</w:t>
        </w:r>
      </w:ins>
      <w:r>
        <w:rPr>
          <w:lang w:val="en-GB"/>
        </w:rPr>
        <w:t xml:space="preserve"> to use for the ABC estimation by specifying their numeric </w:t>
      </w:r>
      <w:del w:id="449" w:author="Catarina Brancoi" w:date="2022-07-20T12:03:00Z">
        <w:r w:rsidDel="00AC155E">
          <w:rPr>
            <w:lang w:val="en-GB"/>
          </w:rPr>
          <w:delText xml:space="preserve">identifiers </w:delText>
        </w:r>
      </w:del>
      <w:ins w:id="450" w:author="Catarina Brancoi" w:date="2022-07-20T12:03:00Z">
        <w:r w:rsidR="00AC155E">
          <w:rPr>
            <w:lang w:val="en-GB"/>
          </w:rPr>
          <w:t xml:space="preserve">ID </w:t>
        </w:r>
      </w:ins>
      <w:r w:rsidRPr="00DD4365">
        <w:rPr>
          <w:lang w:val="en-GB"/>
        </w:rPr>
        <w:t xml:space="preserve">(see </w:t>
      </w:r>
      <w:ins w:id="451" w:author="Catarina Brancoi" w:date="2022-07-20T12:05:00Z">
        <w:r w:rsidR="00AC155E">
          <w:rPr>
            <w:lang w:val="en-GB"/>
          </w:rPr>
          <w:t>Tabl</w:t>
        </w:r>
      </w:ins>
      <w:ins w:id="452" w:author="Catarina Brancoi" w:date="2022-07-20T12:06:00Z">
        <w:r w:rsidR="00AC155E">
          <w:rPr>
            <w:lang w:val="en-GB"/>
          </w:rPr>
          <w:t xml:space="preserve">e 4 and </w:t>
        </w:r>
      </w:ins>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ins w:id="453" w:author="Catarina Brancoi" w:date="2022-07-20T12:06:00Z">
        <w:r w:rsidR="00E97DC2">
          <w:rPr>
            <w:iCs/>
            <w:lang w:val="en-GB"/>
          </w:rPr>
          <w:t xml:space="preserve">For initial exploratory analyses, we </w:t>
        </w:r>
      </w:ins>
      <w:del w:id="454" w:author="Catarina Brancoi" w:date="2022-07-20T12:06:00Z">
        <w:r w:rsidRPr="0075211E" w:rsidDel="00E97DC2">
          <w:rPr>
            <w:lang w:val="en-GB"/>
          </w:rPr>
          <w:delText xml:space="preserve">It is </w:delText>
        </w:r>
      </w:del>
      <w:r w:rsidRPr="0075211E">
        <w:rPr>
          <w:lang w:val="en-GB"/>
        </w:rPr>
        <w:t>recommend</w:t>
      </w:r>
      <w:del w:id="455" w:author="Catarina Brancoi" w:date="2022-07-20T12:06:00Z">
        <w:r w:rsidRPr="0075211E" w:rsidDel="00E97DC2">
          <w:rPr>
            <w:lang w:val="en-GB"/>
          </w:rPr>
          <w:delText>ed</w:delText>
        </w:r>
      </w:del>
      <w:r w:rsidRPr="0075211E">
        <w:rPr>
          <w:lang w:val="en-GB"/>
        </w:rPr>
        <w:t xml:space="preserve"> to specify </w:t>
      </w:r>
      <w:r>
        <w:rPr>
          <w:lang w:val="en-GB"/>
        </w:rPr>
        <w:t xml:space="preserve">the 7 </w:t>
      </w:r>
      <w:del w:id="456" w:author="Catarina Brancoi" w:date="2022-07-20T12:09:00Z">
        <w:r w:rsidDel="00E97DC2">
          <w:rPr>
            <w:lang w:val="en-GB"/>
          </w:rPr>
          <w:delText>summary statistics</w:delText>
        </w:r>
      </w:del>
      <w:ins w:id="457" w:author="Catarina Brancoi" w:date="2022-07-20T12:09:00Z">
        <w:r w:rsidR="00E97DC2">
          <w:rPr>
            <w:lang w:val="en-GB"/>
          </w:rPr>
          <w:t>SS</w:t>
        </w:r>
      </w:ins>
      <w:r>
        <w:rPr>
          <w:lang w:val="en-GB"/>
        </w:rPr>
        <w:t xml:space="preserve"> implemented in the program</w:t>
      </w:r>
      <w:ins w:id="458" w:author="Catarina Brancoi" w:date="2022-07-20T12:06:00Z">
        <w:r w:rsidR="00E97DC2">
          <w:rPr>
            <w:lang w:val="en-GB"/>
          </w:rPr>
          <w:t xml:space="preserve">. </w:t>
        </w:r>
      </w:ins>
      <w:ins w:id="459" w:author="Catarina Brancoi" w:date="2022-07-20T12:09:00Z">
        <w:r w:rsidR="00E97DC2">
          <w:rPr>
            <w:lang w:val="en-GB"/>
          </w:rPr>
          <w:t>Later</w:t>
        </w:r>
      </w:ins>
      <w:ins w:id="460" w:author="Catarina Brancoi" w:date="2022-07-20T12:07:00Z">
        <w:r w:rsidR="00E97DC2">
          <w:rPr>
            <w:lang w:val="en-GB"/>
          </w:rPr>
          <w:t xml:space="preserve">, </w:t>
        </w:r>
      </w:ins>
      <w:ins w:id="461" w:author="Catarina Brancoi" w:date="2022-07-20T12:09:00Z">
        <w:r w:rsidR="00E97DC2">
          <w:rPr>
            <w:lang w:val="en-GB"/>
          </w:rPr>
          <w:t xml:space="preserve">analysing the output plots </w:t>
        </w:r>
      </w:ins>
      <w:ins w:id="462" w:author="Catarina Brancoi" w:date="2022-07-20T12:07:00Z">
        <w:r w:rsidR="00E97DC2">
          <w:rPr>
            <w:lang w:val="en-GB"/>
          </w:rPr>
          <w:t xml:space="preserve">the user </w:t>
        </w:r>
      </w:ins>
      <w:ins w:id="463" w:author="Catarina Brancoi" w:date="2022-07-20T12:09:00Z">
        <w:r w:rsidR="00E97DC2">
          <w:rPr>
            <w:lang w:val="en-GB"/>
          </w:rPr>
          <w:t>can</w:t>
        </w:r>
      </w:ins>
      <w:ins w:id="464" w:author="Catarina Brancoi" w:date="2022-07-20T12:07:00Z">
        <w:r w:rsidR="00E97DC2">
          <w:rPr>
            <w:lang w:val="en-GB"/>
          </w:rPr>
          <w:t xml:space="preserve"> </w:t>
        </w:r>
      </w:ins>
      <w:ins w:id="465" w:author="Catarina Brancoi" w:date="2022-07-20T12:10:00Z">
        <w:r w:rsidR="00E97DC2">
          <w:rPr>
            <w:lang w:val="en-GB"/>
          </w:rPr>
          <w:t>inspect</w:t>
        </w:r>
      </w:ins>
      <w:ins w:id="466" w:author="Catarina Brancoi" w:date="2022-07-20T12:07:00Z">
        <w:r w:rsidR="00E97DC2">
          <w:rPr>
            <w:lang w:val="en-GB"/>
          </w:rPr>
          <w:t xml:space="preserve"> which suit better for the data. For example, </w:t>
        </w:r>
      </w:ins>
      <w:r w:rsidR="000421AF">
        <w:rPr>
          <w:lang w:val="en-GB"/>
        </w:rPr>
        <w:t xml:space="preserve"> </w:t>
      </w:r>
      <w:del w:id="467" w:author="Catarina Brancoi" w:date="2022-07-20T12:07:00Z">
        <w:r w:rsidR="000421AF" w:rsidDel="00E97DC2">
          <w:rPr>
            <w:lang w:val="en-GB"/>
          </w:rPr>
          <w:delText xml:space="preserve">but </w:delText>
        </w:r>
      </w:del>
      <w:r w:rsidR="000421AF">
        <w:rPr>
          <w:lang w:val="en-GB"/>
        </w:rPr>
        <w:t xml:space="preserve">in some cases </w:t>
      </w:r>
      <w:r w:rsidR="007531AE">
        <w:rPr>
          <w:lang w:val="en-GB"/>
        </w:rPr>
        <w:t xml:space="preserve">where </w:t>
      </w:r>
      <w:r w:rsidR="000421AF">
        <w:rPr>
          <w:lang w:val="en-GB"/>
        </w:rPr>
        <w:t xml:space="preserve">the folding stability standard deviation </w:t>
      </w:r>
      <w:ins w:id="468" w:author="Catarina Brancoi" w:date="2022-07-20T12:08:00Z">
        <w:r w:rsidR="00E97DC2">
          <w:rPr>
            <w:lang w:val="en-GB"/>
          </w:rPr>
          <w:t xml:space="preserve">(SS 2) </w:t>
        </w:r>
      </w:ins>
      <w:r w:rsidR="007531AE">
        <w:rPr>
          <w:lang w:val="en-GB"/>
        </w:rPr>
        <w:t>is</w:t>
      </w:r>
      <w:r w:rsidR="000421AF">
        <w:rPr>
          <w:lang w:val="en-GB"/>
        </w:rPr>
        <w:t xml:space="preserve"> far from the real data value</w:t>
      </w:r>
      <w:r w:rsidR="007531AE">
        <w:rPr>
          <w:lang w:val="en-GB"/>
        </w:rPr>
        <w:t xml:space="preserve"> we recommend to </w:t>
      </w:r>
      <w:del w:id="469" w:author="Catarina Brancoi" w:date="2022-07-20T12:08:00Z">
        <w:r w:rsidR="007531AE" w:rsidDel="00E97DC2">
          <w:rPr>
            <w:lang w:val="en-GB"/>
          </w:rPr>
          <w:delText>not use</w:delText>
        </w:r>
      </w:del>
      <w:ins w:id="470" w:author="Catarina Brancoi" w:date="2022-07-20T12:08:00Z">
        <w:r w:rsidR="00E97DC2">
          <w:rPr>
            <w:lang w:val="en-GB"/>
          </w:rPr>
          <w:t>disregard</w:t>
        </w:r>
      </w:ins>
      <w:r w:rsidR="007531AE">
        <w:rPr>
          <w:lang w:val="en-GB"/>
        </w:rPr>
        <w:t xml:space="preserve"> it</w:t>
      </w:r>
      <w:del w:id="471" w:author="Catarina Brancoi" w:date="2022-07-20T12:08:00Z">
        <w:r w:rsidR="007531AE" w:rsidDel="00E97DC2">
          <w:rPr>
            <w:lang w:val="en-GB"/>
          </w:rPr>
          <w:delText xml:space="preserve"> (</w:delText>
        </w:r>
      </w:del>
      <w:del w:id="472" w:author="Catarina Brancoi" w:date="2022-07-20T12:07:00Z">
        <w:r w:rsidR="007531AE" w:rsidDel="00E97DC2">
          <w:rPr>
            <w:lang w:val="en-GB"/>
          </w:rPr>
          <w:delText xml:space="preserve">summary statistic </w:delText>
        </w:r>
      </w:del>
      <w:del w:id="473" w:author="Catarina Brancoi" w:date="2022-07-20T12:08:00Z">
        <w:r w:rsidR="007531AE" w:rsidDel="00E97DC2">
          <w:rPr>
            <w:lang w:val="en-GB"/>
          </w:rPr>
          <w:delText>2)</w:delText>
        </w:r>
      </w:del>
      <w:ins w:id="474" w:author="Catarina Brancoi" w:date="2022-07-20T12:07:00Z">
        <w:r w:rsidR="00E97DC2">
          <w:rPr>
            <w:lang w:val="en-GB"/>
          </w:rPr>
          <w:t>.</w:t>
        </w:r>
      </w:ins>
      <w:del w:id="475" w:author="Catarina Brancoi" w:date="2022-07-20T12:07:00Z">
        <w:r w:rsidDel="00E97DC2">
          <w:rPr>
            <w:lang w:val="en-GB"/>
          </w:rPr>
          <w:delText xml:space="preserve">. </w:delText>
        </w:r>
        <w:r w:rsidRPr="005F69EC" w:rsidDel="00E97DC2">
          <w:rPr>
            <w:lang w:val="en-GB"/>
          </w:rPr>
          <w:delText>For example,</w:delText>
        </w:r>
      </w:del>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*SummaryStatistics= 1 2 3 4</w:t>
      </w:r>
      <w:r>
        <w:rPr>
          <w:rFonts w:ascii="Courier New" w:hAnsi="Courier New" w:cs="Courier New"/>
          <w:i/>
          <w:sz w:val="18"/>
          <w:szCs w:val="18"/>
          <w:lang w:val="en-GB"/>
        </w:rPr>
        <w:t xml:space="preserve"> 5 6 7</w:t>
      </w:r>
    </w:p>
    <w:p w14:paraId="63F0487E" w14:textId="77777777" w:rsidR="00D37C95" w:rsidRDefault="00D37C95" w:rsidP="00582902">
      <w:pPr>
        <w:rPr>
          <w:lang w:val="en-GB"/>
        </w:rPr>
      </w:pPr>
    </w:p>
    <w:p w14:paraId="40841013" w14:textId="77777777" w:rsidR="00582902" w:rsidRDefault="00582902" w:rsidP="00582902">
      <w:pPr>
        <w:pStyle w:val="Heading2"/>
        <w:numPr>
          <w:ilvl w:val="1"/>
          <w:numId w:val="8"/>
        </w:numPr>
        <w:rPr>
          <w:lang w:val="en-GB"/>
        </w:rPr>
      </w:pPr>
      <w:bookmarkStart w:id="476" w:name="_Toc105763154"/>
      <w:r>
        <w:rPr>
          <w:lang w:val="en-GB"/>
        </w:rPr>
        <w:t xml:space="preserve">Screen information with an </w:t>
      </w:r>
      <w:commentRangeStart w:id="477"/>
      <w:r>
        <w:rPr>
          <w:lang w:val="en-GB"/>
        </w:rPr>
        <w:t>example</w:t>
      </w:r>
      <w:bookmarkEnd w:id="476"/>
      <w:commentRangeEnd w:id="477"/>
      <w:r w:rsidR="00344EE2">
        <w:rPr>
          <w:rStyle w:val="CommentReference"/>
          <w:rFonts w:eastAsia="Times New Roman" w:cs="Times New Roman"/>
          <w:b w:val="0"/>
          <w:color w:val="auto"/>
        </w:rPr>
        <w:commentReference w:id="477"/>
      </w:r>
    </w:p>
    <w:p w14:paraId="25697422" w14:textId="46F3FD3A"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r w:rsidR="007531AE">
        <w:rPr>
          <w:lang w:val="en-GB"/>
        </w:rPr>
        <w:t>HIV</w:t>
      </w:r>
      <w:r w:rsidR="008337C6">
        <w:rPr>
          <w:lang w:val="en-GB"/>
        </w:rPr>
        <w:t xml:space="preserve">w </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26DA21C6" w14:textId="444E6ABF" w:rsidR="00582902" w:rsidRPr="001420E4" w:rsidRDefault="00582902" w:rsidP="00582902">
      <w:pPr>
        <w:pStyle w:val="Heading3"/>
        <w:numPr>
          <w:ilvl w:val="2"/>
          <w:numId w:val="8"/>
        </w:numPr>
        <w:rPr>
          <w:lang w:val="en-GB"/>
        </w:rPr>
      </w:pPr>
      <w:bookmarkStart w:id="478" w:name="_Toc105763155"/>
      <w:r w:rsidRPr="009337C7">
        <w:rPr>
          <w:lang w:val="en-GB"/>
        </w:rPr>
        <w:t>ProtModel compilation:</w:t>
      </w:r>
      <w:bookmarkEnd w:id="478"/>
    </w:p>
    <w:p w14:paraId="65FCB456" w14:textId="267FEE06" w:rsidR="001314B0" w:rsidRPr="001314B0" w:rsidRDefault="00582902" w:rsidP="001314B0">
      <w:pPr>
        <w:pStyle w:val="ListParagraph"/>
        <w:numPr>
          <w:ilvl w:val="0"/>
          <w:numId w:val="14"/>
        </w:numPr>
        <w:rPr>
          <w:lang w:val="en-GB"/>
        </w:rPr>
      </w:pPr>
      <w:r>
        <w:rPr>
          <w:lang w:val="en-GB"/>
        </w:rPr>
        <w:t xml:space="preserve">First, </w:t>
      </w:r>
      <w:del w:id="479" w:author="Catarina Brancoi" w:date="2022-07-20T12:14:00Z">
        <w:r w:rsidDel="00A05A8F">
          <w:rPr>
            <w:lang w:val="en-GB"/>
          </w:rPr>
          <w:delText xml:space="preserve">we </w:delText>
        </w:r>
      </w:del>
      <w:ins w:id="480" w:author="Catarina Brancoi" w:date="2022-07-20T12:14:00Z">
        <w:r w:rsidR="00A05A8F">
          <w:rPr>
            <w:lang w:val="en-GB"/>
          </w:rPr>
          <w:t>th</w:t>
        </w:r>
      </w:ins>
      <w:ins w:id="481" w:author="Catarina Brancoi" w:date="2022-07-20T12:15:00Z">
        <w:r w:rsidR="00A05A8F">
          <w:rPr>
            <w:lang w:val="en-GB"/>
          </w:rPr>
          <w:t>e user</w:t>
        </w:r>
      </w:ins>
      <w:ins w:id="482" w:author="Catarina Brancoi" w:date="2022-07-20T12:14:00Z">
        <w:r w:rsidR="00A05A8F">
          <w:rPr>
            <w:lang w:val="en-GB"/>
          </w:rPr>
          <w:t xml:space="preserve"> </w:t>
        </w:r>
      </w:ins>
      <w:r>
        <w:rPr>
          <w:lang w:val="en-GB"/>
        </w:rPr>
        <w:t>need</w:t>
      </w:r>
      <w:ins w:id="483" w:author="Catarina Brancoi" w:date="2022-07-20T12:15:00Z">
        <w:r w:rsidR="00A05A8F">
          <w:rPr>
            <w:lang w:val="en-GB"/>
          </w:rPr>
          <w:t>s</w:t>
        </w:r>
      </w:ins>
      <w:r>
        <w:rPr>
          <w:lang w:val="en-GB"/>
        </w:rPr>
        <w:t xml:space="preserve"> to be in the main directory of </w:t>
      </w:r>
      <w:r w:rsidRPr="00A05A8F">
        <w:rPr>
          <w:i/>
          <w:iCs/>
          <w:lang w:val="en-GB"/>
          <w:rPrChange w:id="484" w:author="Catarina Brancoi" w:date="2022-07-20T12:15:00Z">
            <w:rPr>
              <w:lang w:val="en-GB"/>
            </w:rPr>
          </w:rPrChange>
        </w:rPr>
        <w:t>ProtModel</w:t>
      </w:r>
      <w:r>
        <w:rPr>
          <w:lang w:val="en-GB"/>
        </w:rPr>
        <w:t xml:space="preserve">. The bold </w:t>
      </w:r>
      <w:del w:id="485" w:author="Catarina Brancoi" w:date="2022-07-19T13:49:00Z">
        <w:r w:rsidDel="00344EE2">
          <w:rPr>
            <w:lang w:val="en-GB"/>
          </w:rPr>
          <w:delText xml:space="preserve">words </w:delText>
        </w:r>
      </w:del>
      <w:ins w:id="486" w:author="Catarina Brancoi" w:date="2022-07-19T13:49:00Z">
        <w:r w:rsidR="00344EE2">
          <w:rPr>
            <w:lang w:val="en-GB"/>
          </w:rPr>
          <w:t xml:space="preserve">name files </w:t>
        </w:r>
      </w:ins>
      <w:r>
        <w:rPr>
          <w:lang w:val="en-GB"/>
        </w:rPr>
        <w:t xml:space="preserve">bellow correspond </w:t>
      </w:r>
      <w:del w:id="487" w:author="Catarina Brancoi" w:date="2022-07-20T12:15:00Z">
        <w:r w:rsidDel="00A05A8F">
          <w:rPr>
            <w:lang w:val="en-GB"/>
          </w:rPr>
          <w:delText xml:space="preserve">with </w:delText>
        </w:r>
      </w:del>
      <w:ins w:id="488" w:author="Catarina Brancoi" w:date="2022-07-20T12:15:00Z">
        <w:r w:rsidR="00A05A8F">
          <w:rPr>
            <w:lang w:val="en-GB"/>
          </w:rPr>
          <w:t xml:space="preserve">to </w:t>
        </w:r>
      </w:ins>
      <w:r>
        <w:rPr>
          <w:lang w:val="en-GB"/>
        </w:rPr>
        <w:t xml:space="preserve">the mandatory input files, while the rest are the </w:t>
      </w:r>
      <w:del w:id="489" w:author="Catarina Brancoi" w:date="2022-07-20T12:15:00Z">
        <w:r w:rsidDel="00A05A8F">
          <w:rPr>
            <w:lang w:val="en-GB"/>
          </w:rPr>
          <w:delText xml:space="preserve">normal </w:delText>
        </w:r>
      </w:del>
      <w:ins w:id="490" w:author="Catarina Brancoi" w:date="2022-07-20T12:15:00Z">
        <w:r w:rsidR="00A05A8F">
          <w:rPr>
            <w:lang w:val="en-GB"/>
          </w:rPr>
          <w:t xml:space="preserve">files and folders inside the </w:t>
        </w:r>
      </w:ins>
      <w:r w:rsidRPr="00A05A8F">
        <w:rPr>
          <w:i/>
          <w:iCs/>
          <w:lang w:val="en-GB"/>
          <w:rPrChange w:id="491" w:author="Catarina Brancoi" w:date="2022-07-20T12:15:00Z">
            <w:rPr>
              <w:lang w:val="en-GB"/>
            </w:rPr>
          </w:rPrChange>
        </w:rPr>
        <w:t>ProtModel</w:t>
      </w:r>
      <w:r>
        <w:rPr>
          <w:lang w:val="en-GB"/>
        </w:rPr>
        <w:t xml:space="preserve">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670B26">
        <w:rPr>
          <w:rFonts w:ascii="Courier New" w:eastAsiaTheme="minorHAnsi" w:hAnsi="Courier New" w:cs="Courier New"/>
          <w:i/>
          <w:iCs/>
          <w:color w:val="000000" w:themeColor="text1"/>
          <w:sz w:val="18"/>
          <w:szCs w:val="18"/>
          <w:lang w:val="en-US" w:eastAsia="en-US"/>
        </w:rPr>
        <w:t xml:space="preserve">Test_ProtModel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t>Makefile</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TNF.phy</w:t>
      </w:r>
    </w:p>
    <w:p w14:paraId="0BB34EBA" w14:textId="77777777" w:rsidR="001314B0" w:rsidRPr="00670B26" w:rsidRDefault="001314B0" w:rsidP="001314B0">
      <w:pPr>
        <w:rPr>
          <w:lang w:val="en-US"/>
        </w:rPr>
      </w:pPr>
    </w:p>
    <w:p w14:paraId="63070314" w14:textId="3475754B" w:rsidR="00582902" w:rsidRDefault="00582902" w:rsidP="00F86F71">
      <w:pPr>
        <w:pStyle w:val="ListParagraph"/>
        <w:numPr>
          <w:ilvl w:val="0"/>
          <w:numId w:val="14"/>
        </w:numPr>
        <w:rPr>
          <w:lang w:val="en-GB"/>
        </w:rPr>
      </w:pPr>
      <w:r>
        <w:rPr>
          <w:lang w:val="en-GB"/>
        </w:rPr>
        <w:t xml:space="preserve">Then, </w:t>
      </w:r>
      <w:del w:id="492" w:author="Catarina Brancoi" w:date="2022-07-20T12:15:00Z">
        <w:r w:rsidDel="00A05A8F">
          <w:rPr>
            <w:lang w:val="en-GB"/>
          </w:rPr>
          <w:delText>we only have to do a</w:delText>
        </w:r>
      </w:del>
      <w:ins w:id="493" w:author="Catarina Brancoi" w:date="2022-07-20T12:15:00Z">
        <w:r w:rsidR="00A05A8F">
          <w:rPr>
            <w:lang w:val="en-GB"/>
          </w:rPr>
          <w:t>the</w:t>
        </w:r>
      </w:ins>
      <w:r>
        <w:rPr>
          <w:lang w:val="en-GB"/>
        </w:rPr>
        <w:t xml:space="preserve"> “</w:t>
      </w:r>
      <w:r w:rsidRPr="00F812FF">
        <w:rPr>
          <w:i/>
          <w:iCs/>
          <w:lang w:val="en-GB"/>
        </w:rPr>
        <w:t>make all</w:t>
      </w:r>
      <w:r>
        <w:rPr>
          <w:lang w:val="en-GB"/>
        </w:rPr>
        <w:t xml:space="preserve">” command </w:t>
      </w:r>
      <w:del w:id="494" w:author="Catarina Brancoi" w:date="2022-07-20T12:15:00Z">
        <w:r w:rsidDel="00A05A8F">
          <w:rPr>
            <w:lang w:val="en-GB"/>
          </w:rPr>
          <w:delText xml:space="preserve">to </w:delText>
        </w:r>
      </w:del>
      <w:r>
        <w:rPr>
          <w:lang w:val="en-GB"/>
        </w:rPr>
        <w:t>compile</w:t>
      </w:r>
      <w:ins w:id="495" w:author="Catarina Brancoi" w:date="2022-07-20T12:15:00Z">
        <w:r w:rsidR="00A05A8F">
          <w:rPr>
            <w:lang w:val="en-GB"/>
          </w:rPr>
          <w:t>s</w:t>
        </w:r>
      </w:ins>
      <w:r>
        <w:rPr>
          <w:lang w:val="en-GB"/>
        </w:rPr>
        <w:t xml:space="preserve"> all the programs (</w:t>
      </w:r>
      <w:r w:rsidRPr="00905DC4">
        <w:rPr>
          <w:i/>
          <w:iCs/>
          <w:lang w:val="en-GB"/>
        </w:rPr>
        <w:t>ProteinEvolutionProtABC</w:t>
      </w:r>
      <w:r>
        <w:rPr>
          <w:lang w:val="en-GB"/>
        </w:rPr>
        <w:t xml:space="preserve"> and </w:t>
      </w:r>
      <w:r w:rsidRPr="00905DC4">
        <w:rPr>
          <w:i/>
          <w:iCs/>
          <w:lang w:val="en-GB"/>
        </w:rPr>
        <w:t>DeltaGREM</w:t>
      </w:r>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Test_</w:t>
      </w:r>
      <w:commentRangeStart w:id="496"/>
      <w:r w:rsidRPr="00F86F71">
        <w:rPr>
          <w:rFonts w:ascii="Courier New" w:eastAsiaTheme="minorHAnsi" w:hAnsi="Courier New" w:cs="Courier New"/>
          <w:i/>
          <w:iCs/>
          <w:color w:val="000000" w:themeColor="text1"/>
          <w:sz w:val="18"/>
          <w:szCs w:val="18"/>
          <w:lang w:val="en-US" w:eastAsia="en-US"/>
        </w:rPr>
        <w:t>ProtModel</w:t>
      </w:r>
      <w:commentRangeEnd w:id="496"/>
      <w:r w:rsidR="005E5794">
        <w:rPr>
          <w:rStyle w:val="CommentReference"/>
        </w:rPr>
        <w:commentReference w:id="496"/>
      </w:r>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Compiling DeltaGREM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-fr main_DeltaGREM.o REM.o random3.o Get_pars_DeltaGREM.o alignments.o mutations.o Codes.o Input.o gen_code.o allocate.o output.o read_pdb.o read.o Sec_str_all.o NeedlemanWunsch.o Profit_aux.o   DeltaGREM</w:t>
      </w:r>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main_DeltaGREM.o main_DeltaGREM.c</w:t>
      </w:r>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REM.o REM.c</w:t>
      </w:r>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Get_pars_DeltaGREM.o Get_pars_DeltaGREM.c</w:t>
      </w:r>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alignments.o alignments.c</w:t>
      </w:r>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mutations.o mutations.c</w:t>
      </w:r>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Codes.o Codes.c</w:t>
      </w:r>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Input.o Input.c</w:t>
      </w:r>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gen_code.o gen_code.c</w:t>
      </w:r>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allocate.o allocate.c</w:t>
      </w:r>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output.o output.c</w:t>
      </w:r>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read_pdb.o read_pdb.c</w:t>
      </w:r>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read.o read.c</w:t>
      </w:r>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[-Wreturn-type]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Sec_str_all.o Sec_str_all.c</w:t>
      </w:r>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NeedlemanWunsch.o NeedlemanWunsch.c</w:t>
      </w:r>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Profit_aux.o Profit_aux.c</w:t>
      </w:r>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main_DeltaGREM.o REM.o random3.o Get_pars_DeltaGREM.o alignments.o mutations.o Codes.o Input.o gen_code.o allocate.o output.o read_pdb.o read.o Sec_str_all.o NeedlemanWunsch.o Profit_aux.o   -o DeltaGREM -lm -L/usr/lib64/libg2c.so.0.0.0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ld: warning: directory not found for option '-L/usr/lib64/libg2c.so.0.0.0'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Compiling ProteinEvolverProtABC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Building ProteinEvolverProtABC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[-Wabsolute-value]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[-Wformat-security]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[-Wformat-security]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x[i]*=a,i++)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y[i]=x[i],i++)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'PrintTitle'</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PrintTitle(FILE *filep)</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'PrintDate'</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PrintDate (FILE *filep)</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F2449B"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pt-BR" w:eastAsia="en-US"/>
        </w:rPr>
      </w:pPr>
      <w:r w:rsidRPr="00F2449B">
        <w:rPr>
          <w:rFonts w:ascii="Courier New" w:eastAsiaTheme="minorHAnsi" w:hAnsi="Courier New" w:cs="Courier New"/>
          <w:i/>
          <w:iCs/>
          <w:color w:val="000000" w:themeColor="text1"/>
          <w:sz w:val="18"/>
          <w:szCs w:val="18"/>
          <w:lang w:val="pt-BR" w:eastAsia="en-US"/>
        </w:rPr>
        <w:t xml:space="preserve">gcc  -lm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Note that R will require the following libraries: abc</w:t>
      </w:r>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install.packages(abc)</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And python will require the following libraries: os, sys, Biopython, rnamdom, numpy, warnings, pandas, csv, re, plataform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pip install library_name</w:t>
      </w:r>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Test_ProtModel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source/DeltaGREM_src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-fr main_DeltaGREM.o REM.o random3.o Get_pars_DeltaGREM.o alignments.o mutations.o Codes.o Input.o gen_code.o allocate.o output.o read_pdb.o read.o Sec_str_all.o NeedlemanWunsch.o Profit_aux.o   DeltaGREM</w:t>
      </w:r>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source/ProteinEvolverProtABC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Finished cleanup.</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5775A17A" w:rsidR="00582902" w:rsidRDefault="00670B26" w:rsidP="00D53D5C">
      <w:pPr>
        <w:pStyle w:val="ListParagraph"/>
        <w:numPr>
          <w:ilvl w:val="0"/>
          <w:numId w:val="14"/>
        </w:numPr>
        <w:rPr>
          <w:ins w:id="497" w:author="Catarina Brancoi" w:date="2022-07-20T12:18:00Z"/>
          <w:lang w:val="en-GB"/>
        </w:rPr>
      </w:pPr>
      <w:r w:rsidRPr="001D5479">
        <w:rPr>
          <w:i/>
          <w:iCs/>
          <w:lang w:val="en-GB"/>
        </w:rPr>
        <w:t>DeltaGREM</w:t>
      </w:r>
      <w:r w:rsidR="001D5479">
        <w:rPr>
          <w:lang w:val="en-GB"/>
        </w:rPr>
        <w:t xml:space="preserve"> and</w:t>
      </w:r>
      <w:r>
        <w:rPr>
          <w:lang w:val="en-GB"/>
        </w:rPr>
        <w:t xml:space="preserve"> </w:t>
      </w:r>
      <w:r w:rsidRPr="001D5479">
        <w:rPr>
          <w:i/>
          <w:iCs/>
          <w:lang w:val="en-GB"/>
        </w:rPr>
        <w:t>ProteinEvolverProtABC</w:t>
      </w:r>
      <w:r>
        <w:rPr>
          <w:lang w:val="en-GB"/>
        </w:rPr>
        <w:t xml:space="preserve"> executable</w:t>
      </w:r>
      <w:r w:rsidR="001D5479">
        <w:rPr>
          <w:lang w:val="en-GB"/>
        </w:rPr>
        <w:t>s</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w:t>
      </w:r>
      <w:del w:id="498" w:author="Catarina Brancoi" w:date="2022-07-20T12:16:00Z">
        <w:r w:rsidR="00582902" w:rsidDel="00A05A8F">
          <w:rPr>
            <w:lang w:val="en-GB"/>
          </w:rPr>
          <w:delText xml:space="preserve">called </w:delText>
        </w:r>
      </w:del>
      <w:ins w:id="499" w:author="Catarina Brancoi" w:date="2022-07-20T12:16:00Z">
        <w:r w:rsidR="00A05A8F">
          <w:rPr>
            <w:lang w:val="en-GB"/>
          </w:rPr>
          <w:t xml:space="preserve">named </w:t>
        </w:r>
      </w:ins>
      <w:r w:rsidR="00D53D5C">
        <w:rPr>
          <w:lang w:val="en-GB"/>
        </w:rPr>
        <w:t>“</w:t>
      </w:r>
      <w:r w:rsidR="00582902" w:rsidRPr="00F812FF">
        <w:rPr>
          <w:i/>
          <w:iCs/>
          <w:lang w:val="en-GB"/>
        </w:rPr>
        <w:t>bin</w:t>
      </w:r>
      <w:r w:rsidR="00D53D5C">
        <w:rPr>
          <w:lang w:val="en-GB"/>
        </w:rPr>
        <w:t>”</w:t>
      </w:r>
      <w:ins w:id="500" w:author="Catarina Brancoi" w:date="2022-07-20T12:16:00Z">
        <w:r w:rsidR="00A05A8F">
          <w:rPr>
            <w:lang w:val="en-GB"/>
          </w:rPr>
          <w:t>, which</w:t>
        </w:r>
      </w:ins>
      <w:del w:id="501" w:author="Catarina Brancoi" w:date="2022-07-20T12:16:00Z">
        <w:r w:rsidR="00582902" w:rsidRPr="00D53D5C" w:rsidDel="00A05A8F">
          <w:rPr>
            <w:lang w:val="en-GB"/>
          </w:rPr>
          <w:delText xml:space="preserve"> and it</w:delText>
        </w:r>
      </w:del>
      <w:r w:rsidR="00582902" w:rsidRPr="00D53D5C">
        <w:rPr>
          <w:lang w:val="en-GB"/>
        </w:rPr>
        <w:t xml:space="preserve"> cannot be removed or </w:t>
      </w:r>
      <w:r w:rsidR="001D5479">
        <w:rPr>
          <w:lang w:val="en-GB"/>
        </w:rPr>
        <w:t>edited</w:t>
      </w:r>
      <w:r w:rsidR="00582902" w:rsidRPr="00D53D5C">
        <w:rPr>
          <w:lang w:val="en-GB"/>
        </w:rPr>
        <w:t xml:space="preserve">. On the other hand, the </w:t>
      </w:r>
      <w:ins w:id="502" w:author="Catarina Brancoi" w:date="2022-07-20T12:17:00Z">
        <w:r w:rsidR="00A05A8F">
          <w:rPr>
            <w:lang w:val="en-GB"/>
          </w:rPr>
          <w:t xml:space="preserve">executable </w:t>
        </w:r>
      </w:ins>
      <w:r w:rsidR="00C971C8" w:rsidRPr="00A05A8F">
        <w:rPr>
          <w:i/>
          <w:iCs/>
          <w:lang w:val="en-GB"/>
          <w:rPrChange w:id="503" w:author="Catarina Brancoi" w:date="2022-07-20T12:17:00Z">
            <w:rPr>
              <w:lang w:val="en-GB"/>
            </w:rPr>
          </w:rPrChange>
        </w:rPr>
        <w:t>ProtModel_</w:t>
      </w:r>
      <w:r w:rsidR="00582902" w:rsidRPr="00A05A8F">
        <w:rPr>
          <w:i/>
          <w:iCs/>
          <w:lang w:val="en-GB"/>
          <w:rPrChange w:id="504" w:author="Catarina Brancoi" w:date="2022-07-20T12:17:00Z">
            <w:rPr>
              <w:lang w:val="en-GB"/>
            </w:rPr>
          </w:rPrChange>
        </w:rPr>
        <w:t>GUI</w:t>
      </w:r>
      <w:r w:rsidR="00F86F71" w:rsidRPr="00D53D5C">
        <w:rPr>
          <w:lang w:val="en-GB"/>
        </w:rPr>
        <w:t xml:space="preserve"> should stay in </w:t>
      </w:r>
      <w:del w:id="505" w:author="Catarina Brancoi" w:date="2022-07-20T12:17:00Z">
        <w:r w:rsidR="00F86F71" w:rsidRPr="00D53D5C" w:rsidDel="00A05A8F">
          <w:rPr>
            <w:lang w:val="en-GB"/>
          </w:rPr>
          <w:delText xml:space="preserve">its </w:delText>
        </w:r>
      </w:del>
      <w:ins w:id="506" w:author="Catarina Brancoi" w:date="2022-07-20T12:17:00Z">
        <w:r w:rsidR="00A05A8F">
          <w:rPr>
            <w:lang w:val="en-GB"/>
          </w:rPr>
          <w:t>the</w:t>
        </w:r>
        <w:r w:rsidR="00A05A8F" w:rsidRPr="00D53D5C">
          <w:rPr>
            <w:lang w:val="en-GB"/>
          </w:rPr>
          <w:t xml:space="preserve"> </w:t>
        </w:r>
      </w:ins>
      <w:r w:rsidR="00F86F71" w:rsidRPr="00D53D5C">
        <w:rPr>
          <w:lang w:val="en-GB"/>
        </w:rPr>
        <w:t>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56C0A394" w14:textId="7448AEFF" w:rsidR="00A05A8F" w:rsidRPr="00D53D5C" w:rsidDel="00A05A8F" w:rsidRDefault="00A05A8F">
      <w:pPr>
        <w:pStyle w:val="ListParagraph"/>
        <w:rPr>
          <w:del w:id="507" w:author="Catarina Brancoi" w:date="2022-07-20T12:18:00Z"/>
          <w:lang w:val="en-GB"/>
        </w:rPr>
        <w:pPrChange w:id="508" w:author="Catarina Brancoi" w:date="2022-07-20T12:18:00Z">
          <w:pPr>
            <w:pStyle w:val="ListParagraph"/>
            <w:numPr>
              <w:numId w:val="14"/>
            </w:numPr>
            <w:ind w:hanging="360"/>
          </w:pPr>
        </w:pPrChange>
      </w:pP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2C99DDCA" w14:textId="62C8958D"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001D5479" w:rsidRPr="001D5479">
        <w:rPr>
          <w:rFonts w:ascii="Courier New" w:eastAsiaTheme="minorHAnsi" w:hAnsi="Courier New" w:cs="Courier New"/>
          <w:b/>
          <w:bCs/>
          <w:i/>
          <w:iCs/>
          <w:color w:val="000000" w:themeColor="text1"/>
          <w:sz w:val="18"/>
          <w:szCs w:val="18"/>
          <w:lang w:val="en-US" w:eastAsia="en-US"/>
        </w:rPr>
        <w:t>source</w:t>
      </w:r>
    </w:p>
    <w:p w14:paraId="25DE5FAF" w14:textId="097A58E2"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t>LeerSettings.py</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5F09731F" w14:textId="67F628F6"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Makefile</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08924F19" w14:textId="6428E451" w:rsidR="00C971C8" w:rsidRPr="001D5479" w:rsidRDefault="00C971C8" w:rsidP="00C971C8">
      <w:pPr>
        <w:shd w:val="clear" w:color="auto" w:fill="D9D9D9"/>
        <w:rPr>
          <w:rFonts w:ascii="Courier New" w:eastAsiaTheme="minorHAnsi" w:hAnsi="Courier New" w:cs="Courier New"/>
          <w:i/>
          <w:iCs/>
          <w:color w:val="000000" w:themeColor="text1"/>
          <w:sz w:val="18"/>
          <w:szCs w:val="18"/>
          <w:lang w:val="es-ES" w:eastAsia="en-US"/>
        </w:rPr>
      </w:pPr>
      <w:r w:rsidRPr="001D5479">
        <w:rPr>
          <w:rFonts w:ascii="Courier New" w:eastAsiaTheme="minorHAnsi" w:hAnsi="Courier New" w:cs="Courier New"/>
          <w:i/>
          <w:iCs/>
          <w:color w:val="000000" w:themeColor="text1"/>
          <w:sz w:val="18"/>
          <w:szCs w:val="18"/>
          <w:lang w:val="es-ES" w:eastAsia="en-US"/>
        </w:rPr>
        <w:t>Errores.py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t>ProtModelGeneral.py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001D5479" w:rsidRPr="001D5479">
        <w:rPr>
          <w:rFonts w:ascii="Courier New" w:eastAsiaTheme="minorHAnsi" w:hAnsi="Courier New" w:cs="Courier New"/>
          <w:i/>
          <w:iCs/>
          <w:color w:val="000000" w:themeColor="text1"/>
          <w:sz w:val="18"/>
          <w:szCs w:val="18"/>
          <w:lang w:val="es-ES" w:eastAsia="en-US"/>
        </w:rPr>
        <w:t>Variables.py</w:t>
      </w:r>
    </w:p>
    <w:p w14:paraId="7E35CB43" w14:textId="1F66B927" w:rsidR="006E4121" w:rsidDel="00A05A8F" w:rsidRDefault="00C971C8" w:rsidP="00A05A8F">
      <w:pPr>
        <w:shd w:val="clear" w:color="auto" w:fill="D9D9D9"/>
        <w:rPr>
          <w:del w:id="509" w:author="Catarina Brancoi" w:date="2022-07-20T12:17:00Z"/>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bookmarkStart w:id="510" w:name="_Toc105763156"/>
    </w:p>
    <w:p w14:paraId="4AAEC3B3" w14:textId="77777777" w:rsidR="00A05A8F" w:rsidRPr="006E4121" w:rsidRDefault="00A05A8F" w:rsidP="003A6D55">
      <w:pPr>
        <w:shd w:val="clear" w:color="auto" w:fill="D9D9D9"/>
        <w:rPr>
          <w:ins w:id="511" w:author="Catarina Brancoi" w:date="2022-07-20T12:18:00Z"/>
          <w:lang w:val="en-GB"/>
        </w:rPr>
      </w:pPr>
    </w:p>
    <w:p w14:paraId="219D5095" w14:textId="77777777" w:rsidR="00825A9C" w:rsidRPr="00825A9C" w:rsidRDefault="00825A9C">
      <w:pPr>
        <w:rPr>
          <w:ins w:id="512" w:author="Catarina Brancoi" w:date="2022-07-19T13:55:00Z"/>
          <w:lang w:val="en-GB"/>
          <w:rPrChange w:id="513" w:author="Catarina Brancoi" w:date="2022-07-19T13:55:00Z">
            <w:rPr>
              <w:ins w:id="514" w:author="Catarina Brancoi" w:date="2022-07-19T13:55:00Z"/>
              <w:i/>
              <w:iCs/>
              <w:lang w:val="en-GB"/>
            </w:rPr>
          </w:rPrChange>
        </w:rPr>
        <w:pPrChange w:id="515" w:author="Catarina Brancoi" w:date="2022-07-20T12:18:00Z">
          <w:pPr>
            <w:pStyle w:val="Heading3"/>
            <w:numPr>
              <w:ilvl w:val="2"/>
              <w:numId w:val="8"/>
            </w:numPr>
            <w:ind w:left="1080" w:hanging="1080"/>
          </w:pPr>
        </w:pPrChange>
      </w:pPr>
    </w:p>
    <w:p w14:paraId="609382E6" w14:textId="36D8435E" w:rsidR="00582902" w:rsidRDefault="00582902" w:rsidP="00582902">
      <w:pPr>
        <w:pStyle w:val="Heading3"/>
        <w:numPr>
          <w:ilvl w:val="2"/>
          <w:numId w:val="8"/>
        </w:numPr>
        <w:rPr>
          <w:lang w:val="en-GB"/>
        </w:rPr>
      </w:pPr>
      <w:r w:rsidRPr="006E4121">
        <w:rPr>
          <w:i/>
          <w:iCs/>
          <w:lang w:val="en-GB"/>
        </w:rPr>
        <w:t>ProtModel</w:t>
      </w:r>
      <w:r w:rsidRPr="004D4722">
        <w:rPr>
          <w:lang w:val="en-GB"/>
        </w:rPr>
        <w:t xml:space="preserve"> execution:</w:t>
      </w:r>
      <w:bookmarkEnd w:id="510"/>
    </w:p>
    <w:p w14:paraId="3E966A35" w14:textId="42474E89" w:rsidR="006E4121" w:rsidRPr="007A4194" w:rsidRDefault="006E4121" w:rsidP="006E4121">
      <w:pPr>
        <w:rPr>
          <w:lang w:val="en-US"/>
        </w:rPr>
      </w:pPr>
      <w:r>
        <w:rPr>
          <w:lang w:val="en-GB"/>
        </w:rPr>
        <w:t>A</w:t>
      </w:r>
      <w:r w:rsidRPr="00F67507">
        <w:rPr>
          <w:lang w:val="en-GB"/>
        </w:rPr>
        <w:t xml:space="preserve"> </w:t>
      </w:r>
      <w:r>
        <w:rPr>
          <w:lang w:val="en-GB"/>
        </w:rPr>
        <w:t>full execution may take</w:t>
      </w:r>
      <w:r w:rsidR="003A6D55">
        <w:rPr>
          <w:lang w:val="en-GB"/>
        </w:rPr>
        <w:t xml:space="preserve"> a lot of</w:t>
      </w:r>
      <w:r>
        <w:rPr>
          <w:lang w:val="en-GB"/>
        </w:rPr>
        <w:t xml:space="preserve"> time. In particular, simulations under SCS models and </w:t>
      </w:r>
      <w:ins w:id="516" w:author="Catarina Brancoi" w:date="2022-07-20T12:20:00Z">
        <w:r w:rsidR="005B5E77">
          <w:rPr>
            <w:lang w:val="en-GB"/>
          </w:rPr>
          <w:t xml:space="preserve">to </w:t>
        </w:r>
      </w:ins>
      <w:ins w:id="517" w:author="Catarina Brancoi" w:date="2022-07-20T12:19:00Z">
        <w:r w:rsidR="00A05A8F">
          <w:rPr>
            <w:lang w:val="en-GB"/>
          </w:rPr>
          <w:t>calculat</w:t>
        </w:r>
      </w:ins>
      <w:ins w:id="518" w:author="Catarina Brancoi" w:date="2022-07-20T12:20:00Z">
        <w:r w:rsidR="005B5E77">
          <w:rPr>
            <w:lang w:val="en-GB"/>
          </w:rPr>
          <w:t>e</w:t>
        </w:r>
      </w:ins>
      <w:ins w:id="519" w:author="Catarina Brancoi" w:date="2022-07-20T12:19:00Z">
        <w:r w:rsidR="00A05A8F">
          <w:rPr>
            <w:lang w:val="en-GB"/>
          </w:rPr>
          <w:t xml:space="preserve"> </w:t>
        </w:r>
      </w:ins>
      <w:r w:rsidR="003A6D55">
        <w:rPr>
          <w:lang w:val="en-GB"/>
        </w:rPr>
        <w:t>SS</w:t>
      </w:r>
      <w:r>
        <w:rPr>
          <w:lang w:val="en-GB"/>
        </w:rPr>
        <w:t xml:space="preserve"> </w:t>
      </w:r>
      <w:del w:id="520" w:author="Catarina Brancoi" w:date="2022-07-20T12:19:00Z">
        <w:r w:rsidDel="00A05A8F">
          <w:rPr>
            <w:lang w:val="en-GB"/>
          </w:rPr>
          <w:delText xml:space="preserve">calculation </w:delText>
        </w:r>
      </w:del>
      <w:r>
        <w:rPr>
          <w:lang w:val="en-GB"/>
        </w:rPr>
        <w:t xml:space="preserve">related with the protein stability </w:t>
      </w:r>
      <w:r w:rsidRPr="007A4194">
        <w:rPr>
          <w:lang w:val="en-US"/>
        </w:rPr>
        <w:t xml:space="preserve">may take </w:t>
      </w:r>
      <w:r>
        <w:rPr>
          <w:lang w:val="en-US"/>
        </w:rPr>
        <w:t>a considerable amount of</w:t>
      </w:r>
      <w:r w:rsidRPr="007A4194">
        <w:rPr>
          <w:lang w:val="en-US"/>
        </w:rPr>
        <w:t xml:space="preserve"> time</w:t>
      </w:r>
      <w:ins w:id="521" w:author="Catarina Brancoi" w:date="2022-07-20T12:21:00Z">
        <w:r w:rsidR="005B5E77">
          <w:rPr>
            <w:lang w:val="en-US"/>
          </w:rPr>
          <w:t>,</w:t>
        </w:r>
      </w:ins>
      <w:r w:rsidRPr="007A4194">
        <w:rPr>
          <w:lang w:val="en-US"/>
        </w:rPr>
        <w:t xml:space="preserv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 xml:space="preserve">and </w:t>
      </w:r>
      <w:r w:rsidR="00B20CF1">
        <w:rPr>
          <w:lang w:val="en-GB"/>
        </w:rPr>
        <w:t>SS</w:t>
      </w:r>
      <w:r>
        <w:rPr>
          <w:lang w:val="en-GB"/>
        </w:rPr>
        <w:t xml:space="preserve"> calculation </w:t>
      </w:r>
      <w:del w:id="522" w:author="Catarina Brancoi" w:date="2022-07-20T12:21:00Z">
        <w:r w:rsidDel="005B5E77">
          <w:rPr>
            <w:lang w:val="en-GB"/>
          </w:rPr>
          <w:delText>phases</w:delText>
        </w:r>
        <w:r w:rsidRPr="007A4194" w:rsidDel="005B5E77">
          <w:rPr>
            <w:lang w:val="en-US"/>
          </w:rPr>
          <w:delText xml:space="preserve"> </w:delText>
        </w:r>
      </w:del>
      <w:r w:rsidRPr="007A4194">
        <w:rPr>
          <w:lang w:val="en-US"/>
        </w:rPr>
        <w:t xml:space="preserve">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t>
      </w:r>
      <w:r w:rsidR="00B20CF1">
        <w:rPr>
          <w:lang w:val="en-US"/>
        </w:rPr>
        <w:t>in</w:t>
      </w:r>
      <w:r>
        <w:rPr>
          <w:lang w:val="en-US"/>
        </w:rPr>
        <w:t xml:space="preserve"> a machine </w:t>
      </w:r>
      <w:r w:rsidR="00B20CF1">
        <w:rPr>
          <w:lang w:val="en-US"/>
        </w:rPr>
        <w:t>with</w:t>
      </w:r>
      <w:r>
        <w:rPr>
          <w:lang w:val="en-US"/>
        </w:rPr>
        <w:t xml:space="preserve"> many processors or </w:t>
      </w:r>
      <w:r w:rsidR="00B20CF1">
        <w:rPr>
          <w:lang w:val="en-US"/>
        </w:rPr>
        <w:t xml:space="preserve">if </w:t>
      </w:r>
      <w:r>
        <w:rPr>
          <w:lang w:val="en-US"/>
        </w:rPr>
        <w:t xml:space="preserve">the user </w:t>
      </w:r>
      <w:r w:rsidR="00B20CF1">
        <w:rPr>
          <w:lang w:val="en-US"/>
        </w:rPr>
        <w:t>uses a</w:t>
      </w:r>
      <w:r>
        <w:rPr>
          <w:lang w:val="en-US"/>
        </w:rPr>
        <w:t xml:space="preserve"> cluster </w:t>
      </w:r>
      <w:r w:rsidR="00B20CF1">
        <w:rPr>
          <w:lang w:val="en-US"/>
        </w:rPr>
        <w:t>selecting</w:t>
      </w:r>
      <w:r>
        <w:rPr>
          <w:lang w:val="en-US"/>
        </w:rPr>
        <w:t xml:space="preserve"> many processors. </w:t>
      </w:r>
      <w:r w:rsidR="00B20CF1">
        <w:rPr>
          <w:lang w:val="en-US"/>
        </w:rPr>
        <w:t>Note that i</w:t>
      </w:r>
      <w:r w:rsidRPr="007A4194">
        <w:rPr>
          <w:lang w:val="en-US"/>
        </w:rPr>
        <w:t xml:space="preserve">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4.</w:t>
      </w:r>
      <w:r w:rsidR="00454256">
        <w:rPr>
          <w:lang w:val="en-US"/>
        </w:rPr>
        <w:t>7</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5BA46734" w14:textId="0407ADE8" w:rsidR="00653509"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(.py) must be placed </w:t>
      </w:r>
      <w:del w:id="523" w:author="Catarina Brancoi" w:date="2022-07-19T13:55:00Z">
        <w:r w:rsidDel="00744531">
          <w:rPr>
            <w:lang w:val="en-US"/>
          </w:rPr>
          <w:delText xml:space="preserve">within </w:delText>
        </w:r>
      </w:del>
      <w:ins w:id="524" w:author="Catarina Brancoi" w:date="2022-07-19T13:55:00Z">
        <w:r w:rsidR="00744531">
          <w:rPr>
            <w:lang w:val="en-US"/>
          </w:rPr>
          <w:t xml:space="preserve">jointly with </w:t>
        </w:r>
      </w:ins>
      <w:r>
        <w:rPr>
          <w:lang w:val="en-GB"/>
        </w:rPr>
        <w:t xml:space="preserve">the mandatory input files (Settings.txt, the multiple alignment of protein sequence, template structure and structures.in). </w:t>
      </w:r>
      <w:r w:rsidR="003C6E38" w:rsidRPr="00A238EF">
        <w:rPr>
          <w:i/>
          <w:iCs/>
          <w:lang w:val="en-GB"/>
        </w:rPr>
        <w:t>ProtModel</w:t>
      </w:r>
      <w:r w:rsidR="003C6E38">
        <w:rPr>
          <w:lang w:val="en-GB"/>
        </w:rPr>
        <w:t xml:space="preserve"> was developed using python3.9 version and tested under most of python3 versions so is recommended to use python3.9 version but every version python3 is expected to work. </w:t>
      </w:r>
      <w:r>
        <w:rPr>
          <w:lang w:val="en-GB"/>
        </w:rPr>
        <w:t xml:space="preserve">Then, </w:t>
      </w:r>
      <w:r w:rsidR="00653509">
        <w:rPr>
          <w:lang w:val="en-GB"/>
        </w:rPr>
        <w:t>depending on the version the user must:</w:t>
      </w:r>
    </w:p>
    <w:p w14:paraId="66E49011" w14:textId="77777777" w:rsidR="00653509" w:rsidRDefault="00653509" w:rsidP="006E4121">
      <w:pPr>
        <w:widowControl w:val="0"/>
        <w:autoSpaceDE w:val="0"/>
        <w:autoSpaceDN w:val="0"/>
        <w:adjustRightInd w:val="0"/>
        <w:rPr>
          <w:lang w:val="en-GB"/>
        </w:rPr>
      </w:pPr>
    </w:p>
    <w:p w14:paraId="6DF85C1F" w14:textId="77777777" w:rsidR="00653509" w:rsidRPr="00692528" w:rsidRDefault="00653509" w:rsidP="00653509">
      <w:pPr>
        <w:pStyle w:val="ListParagraph"/>
        <w:numPr>
          <w:ilvl w:val="0"/>
          <w:numId w:val="15"/>
        </w:numPr>
        <w:rPr>
          <w:b/>
          <w:bCs/>
          <w:lang w:val="en-GB"/>
        </w:rPr>
      </w:pPr>
      <w:r>
        <w:rPr>
          <w:b/>
          <w:bCs/>
          <w:lang w:val="en-GB"/>
        </w:rPr>
        <w:t xml:space="preserve">Execution with </w:t>
      </w:r>
      <w:commentRangeStart w:id="525"/>
      <w:commentRangeStart w:id="526"/>
      <w:r>
        <w:rPr>
          <w:b/>
          <w:bCs/>
          <w:lang w:val="en-GB"/>
        </w:rPr>
        <w:t>GUI</w:t>
      </w:r>
      <w:commentRangeEnd w:id="525"/>
      <w:r w:rsidR="004A09F1">
        <w:rPr>
          <w:rStyle w:val="CommentReference"/>
        </w:rPr>
        <w:commentReference w:id="525"/>
      </w:r>
      <w:commentRangeEnd w:id="526"/>
      <w:r w:rsidR="008F0F3E">
        <w:rPr>
          <w:rStyle w:val="CommentReference"/>
        </w:rPr>
        <w:commentReference w:id="526"/>
      </w:r>
      <w:r>
        <w:rPr>
          <w:b/>
          <w:bCs/>
          <w:lang w:val="en-GB"/>
        </w:rPr>
        <w:t>:</w:t>
      </w:r>
    </w:p>
    <w:p w14:paraId="6BF2F297" w14:textId="4E88DEA3" w:rsidR="00653509" w:rsidRPr="00016059" w:rsidRDefault="00653509" w:rsidP="00016059">
      <w:pPr>
        <w:pStyle w:val="ListParagraph"/>
        <w:numPr>
          <w:ilvl w:val="0"/>
          <w:numId w:val="16"/>
        </w:numPr>
        <w:rPr>
          <w:b/>
          <w:bCs/>
          <w:lang w:val="en-GB"/>
        </w:rPr>
      </w:pPr>
      <w:r>
        <w:rPr>
          <w:lang w:val="en-GB"/>
        </w:rPr>
        <w:t xml:space="preserve">To open ProtModel GUI we have two options. The user has to go to the </w:t>
      </w:r>
      <w:r w:rsidR="00016059">
        <w:rPr>
          <w:lang w:val="en-GB"/>
        </w:rPr>
        <w:t>“</w:t>
      </w:r>
      <w:r w:rsidRPr="00016059">
        <w:rPr>
          <w:i/>
          <w:iCs/>
          <w:lang w:val="en-GB"/>
        </w:rPr>
        <w:t>GUI</w:t>
      </w:r>
      <w:r w:rsidR="00016059">
        <w:rPr>
          <w:i/>
          <w:iCs/>
          <w:lang w:val="en-GB"/>
        </w:rPr>
        <w:t>”</w:t>
      </w:r>
      <w:r w:rsidRPr="00016059">
        <w:rPr>
          <w:i/>
          <w:iCs/>
          <w:lang w:val="en-GB"/>
        </w:rPr>
        <w:t xml:space="preserve"> </w:t>
      </w:r>
      <w:r>
        <w:rPr>
          <w:lang w:val="en-GB"/>
        </w:rPr>
        <w:t>directory and type “</w:t>
      </w:r>
      <w:commentRangeStart w:id="527"/>
      <w:r w:rsidRPr="00F812FF">
        <w:rPr>
          <w:i/>
          <w:iCs/>
          <w:lang w:val="en-GB"/>
        </w:rPr>
        <w:t>python</w:t>
      </w:r>
      <w:del w:id="528" w:author="Catarina Brancoi" w:date="2022-07-19T14:50:00Z">
        <w:r w:rsidRPr="00F812FF" w:rsidDel="00CA34FD">
          <w:rPr>
            <w:i/>
            <w:iCs/>
            <w:lang w:val="en-GB"/>
          </w:rPr>
          <w:delText>.</w:delText>
        </w:r>
      </w:del>
      <w:r w:rsidRPr="00F812FF">
        <w:rPr>
          <w:i/>
          <w:iCs/>
          <w:lang w:val="en-GB"/>
        </w:rPr>
        <w:t>3.</w:t>
      </w:r>
      <w:r w:rsidR="003C6E38">
        <w:rPr>
          <w:i/>
          <w:iCs/>
          <w:lang w:val="en-GB"/>
        </w:rPr>
        <w:t>9</w:t>
      </w:r>
      <w:r w:rsidRPr="00F812FF">
        <w:rPr>
          <w:i/>
          <w:iCs/>
          <w:lang w:val="en-GB"/>
        </w:rPr>
        <w:t xml:space="preserve"> ProtModel_GUI.py</w:t>
      </w:r>
      <w:commentRangeEnd w:id="527"/>
      <w:r w:rsidR="00744531">
        <w:rPr>
          <w:rStyle w:val="CommentReference"/>
        </w:rPr>
        <w:commentReference w:id="527"/>
      </w:r>
      <w:r>
        <w:rPr>
          <w:lang w:val="en-GB"/>
        </w:rPr>
        <w:t xml:space="preserve">” </w:t>
      </w:r>
      <w:ins w:id="529" w:author="Catarina Brancoi" w:date="2022-07-20T12:24:00Z">
        <w:r w:rsidR="005B5E77">
          <w:rPr>
            <w:lang w:val="en-GB"/>
          </w:rPr>
          <w:t xml:space="preserve">in the command line, </w:t>
        </w:r>
      </w:ins>
      <w:r>
        <w:rPr>
          <w:lang w:val="en-GB"/>
        </w:rPr>
        <w:t xml:space="preserve">or </w:t>
      </w:r>
      <w:del w:id="530" w:author="Catarina Brancoi" w:date="2022-07-20T12:24:00Z">
        <w:r w:rsidDel="005B5E77">
          <w:rPr>
            <w:lang w:val="en-GB"/>
          </w:rPr>
          <w:delText xml:space="preserve">can </w:delText>
        </w:r>
      </w:del>
      <w:r w:rsidR="00016059">
        <w:rPr>
          <w:lang w:val="en-GB"/>
        </w:rPr>
        <w:t>go to the “</w:t>
      </w:r>
      <w:r w:rsidR="00016059">
        <w:rPr>
          <w:i/>
          <w:iCs/>
          <w:lang w:val="en-GB"/>
        </w:rPr>
        <w:t>Executable”</w:t>
      </w:r>
      <w:r w:rsidR="00016059">
        <w:rPr>
          <w:lang w:val="en-GB"/>
        </w:rPr>
        <w:t xml:space="preserve"> directory and click the executable “</w:t>
      </w:r>
      <w:commentRangeStart w:id="531"/>
      <w:r w:rsidR="00016059" w:rsidRPr="00F812FF">
        <w:rPr>
          <w:i/>
          <w:iCs/>
          <w:lang w:val="en-GB"/>
        </w:rPr>
        <w:t>ProtModel</w:t>
      </w:r>
      <w:commentRangeEnd w:id="531"/>
      <w:r w:rsidR="005B5E77">
        <w:rPr>
          <w:rStyle w:val="CommentReference"/>
        </w:rPr>
        <w:commentReference w:id="531"/>
      </w:r>
      <w:r w:rsidR="00016059" w:rsidRPr="00F812FF">
        <w:rPr>
          <w:i/>
          <w:iCs/>
          <w:lang w:val="en-GB"/>
        </w:rPr>
        <w:t>_GUI</w:t>
      </w:r>
      <w:r w:rsidR="00016059">
        <w:rPr>
          <w:lang w:val="en-GB"/>
        </w:rPr>
        <w:t xml:space="preserve">”. </w:t>
      </w:r>
      <w:r w:rsidRPr="00016059">
        <w:rPr>
          <w:lang w:val="en-GB"/>
        </w:rPr>
        <w:t>Remember that GUI</w:t>
      </w:r>
      <w:r w:rsidR="00016059">
        <w:rPr>
          <w:lang w:val="en-GB"/>
        </w:rPr>
        <w:t xml:space="preserve"> “</w:t>
      </w:r>
      <w:r w:rsidR="00016059" w:rsidRPr="00016059">
        <w:rPr>
          <w:i/>
          <w:iCs/>
          <w:lang w:val="en-GB"/>
        </w:rPr>
        <w:t>.py</w:t>
      </w:r>
      <w:r w:rsidR="00016059">
        <w:rPr>
          <w:lang w:val="en-GB"/>
        </w:rPr>
        <w:t>” or executable</w:t>
      </w:r>
      <w:r w:rsidRPr="00016059">
        <w:rPr>
          <w:lang w:val="en-GB"/>
        </w:rPr>
        <w:t xml:space="preserve"> </w:t>
      </w:r>
      <w:r w:rsidR="00016059">
        <w:rPr>
          <w:lang w:val="en-GB"/>
        </w:rPr>
        <w:t>do</w:t>
      </w:r>
      <w:ins w:id="532" w:author="Catarina Brancoi" w:date="2022-07-20T12:33:00Z">
        <w:r w:rsidR="007A6174">
          <w:rPr>
            <w:lang w:val="en-GB"/>
          </w:rPr>
          <w:t xml:space="preserve"> </w:t>
        </w:r>
      </w:ins>
      <w:r w:rsidR="00016059">
        <w:rPr>
          <w:lang w:val="en-GB"/>
        </w:rPr>
        <w:t>n</w:t>
      </w:r>
      <w:ins w:id="533" w:author="Catarina Brancoi" w:date="2022-07-20T12:33:00Z">
        <w:r w:rsidR="007A6174">
          <w:rPr>
            <w:lang w:val="en-GB"/>
          </w:rPr>
          <w:t>o</w:t>
        </w:r>
      </w:ins>
      <w:del w:id="534" w:author="Catarina Brancoi" w:date="2022-07-20T12:33:00Z">
        <w:r w:rsidR="00016059" w:rsidDel="007A6174">
          <w:rPr>
            <w:lang w:val="en-GB"/>
          </w:rPr>
          <w:delText>’</w:delText>
        </w:r>
      </w:del>
      <w:r w:rsidR="00016059">
        <w:rPr>
          <w:lang w:val="en-GB"/>
        </w:rPr>
        <w:t xml:space="preserve">t have </w:t>
      </w:r>
      <w:r w:rsidRPr="00016059">
        <w:rPr>
          <w:lang w:val="en-GB"/>
        </w:rPr>
        <w:t>t</w:t>
      </w:r>
      <w:r w:rsidR="00016059">
        <w:rPr>
          <w:lang w:val="en-GB"/>
        </w:rPr>
        <w:t>o</w:t>
      </w:r>
      <w:r w:rsidRPr="00016059">
        <w:rPr>
          <w:lang w:val="en-GB"/>
        </w:rPr>
        <w:t xml:space="preserve"> be in the GUI folder, </w:t>
      </w:r>
      <w:r w:rsidR="00016059">
        <w:rPr>
          <w:lang w:val="en-GB"/>
        </w:rPr>
        <w:t>th</w:t>
      </w:r>
      <w:ins w:id="535" w:author="Catarina Brancoi" w:date="2022-07-19T13:57:00Z">
        <w:r w:rsidR="00744531">
          <w:rPr>
            <w:lang w:val="en-GB"/>
          </w:rPr>
          <w:t>e</w:t>
        </w:r>
      </w:ins>
      <w:del w:id="536" w:author="Catarina Brancoi" w:date="2022-07-19T13:57:00Z">
        <w:r w:rsidR="00016059" w:rsidDel="00744531">
          <w:rPr>
            <w:lang w:val="en-GB"/>
          </w:rPr>
          <w:delText>r</w:delText>
        </w:r>
      </w:del>
      <w:r w:rsidR="00016059">
        <w:rPr>
          <w:lang w:val="en-GB"/>
        </w:rPr>
        <w:t>y</w:t>
      </w:r>
      <w:r w:rsidRPr="00016059">
        <w:rPr>
          <w:lang w:val="en-GB"/>
        </w:rPr>
        <w:t xml:space="preserve"> can be moved but always with the corresponding images</w:t>
      </w:r>
      <w:r w:rsidR="00016059">
        <w:rPr>
          <w:lang w:val="en-GB"/>
        </w:rPr>
        <w:t xml:space="preserve"> in the case of the “</w:t>
      </w:r>
      <w:r w:rsidR="00016059" w:rsidRPr="00016059">
        <w:rPr>
          <w:i/>
          <w:iCs/>
          <w:lang w:val="en-GB"/>
        </w:rPr>
        <w:t>.py</w:t>
      </w:r>
      <w:r w:rsidR="00016059">
        <w:rPr>
          <w:lang w:val="en-GB"/>
        </w:rPr>
        <w:t>” file</w:t>
      </w:r>
      <w:r w:rsidRPr="00016059">
        <w:rPr>
          <w:lang w:val="en-GB"/>
        </w:rPr>
        <w:t>.</w:t>
      </w:r>
    </w:p>
    <w:p w14:paraId="6BD8CC1B" w14:textId="6F36F3EE" w:rsidR="00016059" w:rsidRPr="00016059" w:rsidRDefault="00016059" w:rsidP="00016059">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016059">
        <w:rPr>
          <w:rFonts w:ascii="Courier New" w:hAnsi="Courier New" w:cs="Courier New"/>
          <w:i/>
          <w:color w:val="000000" w:themeColor="text1"/>
          <w:sz w:val="18"/>
          <w:szCs w:val="18"/>
          <w:lang w:val="en-GB"/>
        </w:rPr>
        <w:t>python3</w:t>
      </w:r>
      <w:r>
        <w:rPr>
          <w:rFonts w:ascii="Courier New" w:hAnsi="Courier New" w:cs="Courier New"/>
          <w:i/>
          <w:color w:val="000000" w:themeColor="text1"/>
          <w:sz w:val="18"/>
          <w:szCs w:val="18"/>
          <w:lang w:val="en-GB"/>
        </w:rPr>
        <w:t>.</w:t>
      </w:r>
      <w:r w:rsidR="003C6E38">
        <w:rPr>
          <w:rFonts w:ascii="Courier New" w:hAnsi="Courier New" w:cs="Courier New"/>
          <w:i/>
          <w:color w:val="000000" w:themeColor="text1"/>
          <w:sz w:val="18"/>
          <w:szCs w:val="18"/>
          <w:lang w:val="en-GB"/>
        </w:rPr>
        <w:t>9</w:t>
      </w:r>
      <w:r w:rsidRPr="00016059">
        <w:rPr>
          <w:rFonts w:ascii="Courier New" w:hAnsi="Courier New" w:cs="Courier New"/>
          <w:i/>
          <w:color w:val="000000" w:themeColor="text1"/>
          <w:sz w:val="18"/>
          <w:szCs w:val="18"/>
          <w:lang w:val="en-GB"/>
        </w:rPr>
        <w:t xml:space="preserve"> ProtMoldel</w:t>
      </w:r>
      <w:r>
        <w:rPr>
          <w:rFonts w:ascii="Courier New" w:hAnsi="Courier New" w:cs="Courier New"/>
          <w:i/>
          <w:color w:val="000000" w:themeColor="text1"/>
          <w:sz w:val="18"/>
          <w:szCs w:val="18"/>
          <w:lang w:val="en-GB"/>
        </w:rPr>
        <w:t>_GUI</w:t>
      </w:r>
      <w:r w:rsidRPr="00016059">
        <w:rPr>
          <w:rFonts w:ascii="Courier New" w:hAnsi="Courier New" w:cs="Courier New"/>
          <w:i/>
          <w:color w:val="000000" w:themeColor="text1"/>
          <w:sz w:val="18"/>
          <w:szCs w:val="18"/>
          <w:lang w:val="en-GB"/>
        </w:rPr>
        <w:t>.py</w:t>
      </w:r>
    </w:p>
    <w:p w14:paraId="62518942" w14:textId="77777777" w:rsidR="00653509" w:rsidRPr="00016059" w:rsidRDefault="00653509" w:rsidP="00016059">
      <w:pPr>
        <w:pStyle w:val="ListParagraph"/>
        <w:widowControl w:val="0"/>
        <w:autoSpaceDE w:val="0"/>
        <w:autoSpaceDN w:val="0"/>
        <w:adjustRightInd w:val="0"/>
        <w:rPr>
          <w:i/>
          <w:iCs/>
          <w:lang w:val="en-GB"/>
        </w:rPr>
      </w:pPr>
    </w:p>
    <w:p w14:paraId="730DA824" w14:textId="162BD007" w:rsidR="00653509" w:rsidRPr="00016059" w:rsidRDefault="00016059" w:rsidP="00016059">
      <w:pPr>
        <w:pStyle w:val="ListParagraph"/>
        <w:numPr>
          <w:ilvl w:val="0"/>
          <w:numId w:val="16"/>
        </w:numPr>
        <w:rPr>
          <w:b/>
          <w:bCs/>
          <w:lang w:val="en-GB"/>
        </w:rPr>
      </w:pPr>
      <w:r w:rsidRPr="006E4121">
        <w:rPr>
          <w:noProof/>
        </w:rPr>
        <w:drawing>
          <wp:anchor distT="0" distB="0" distL="114300" distR="114300" simplePos="0" relativeHeight="251663360" behindDoc="0" locked="0" layoutInCell="1" allowOverlap="1" wp14:anchorId="1377FF9E" wp14:editId="1BF2D149">
            <wp:simplePos x="0" y="0"/>
            <wp:positionH relativeFrom="column">
              <wp:posOffset>4206240</wp:posOffset>
            </wp:positionH>
            <wp:positionV relativeFrom="paragraph">
              <wp:posOffset>1125220</wp:posOffset>
            </wp:positionV>
            <wp:extent cx="1890395" cy="1939925"/>
            <wp:effectExtent l="0" t="0" r="190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2336" behindDoc="0" locked="0" layoutInCell="1" allowOverlap="1" wp14:anchorId="018046FC" wp14:editId="542118EA">
            <wp:simplePos x="0" y="0"/>
            <wp:positionH relativeFrom="column">
              <wp:posOffset>2249170</wp:posOffset>
            </wp:positionH>
            <wp:positionV relativeFrom="paragraph">
              <wp:posOffset>1125220</wp:posOffset>
            </wp:positionV>
            <wp:extent cx="1890395" cy="1939925"/>
            <wp:effectExtent l="0" t="0" r="1905"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4384" behindDoc="0" locked="0" layoutInCell="1" allowOverlap="1" wp14:anchorId="003D7D2F" wp14:editId="6DAA5D25">
            <wp:simplePos x="0" y="0"/>
            <wp:positionH relativeFrom="column">
              <wp:posOffset>349250</wp:posOffset>
            </wp:positionH>
            <wp:positionV relativeFrom="paragraph">
              <wp:posOffset>1125070</wp:posOffset>
            </wp:positionV>
            <wp:extent cx="1883329" cy="1940400"/>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02"/>
                    <a:stretch/>
                  </pic:blipFill>
                  <pic:spPr bwMode="auto">
                    <a:xfrm>
                      <a:off x="0" y="0"/>
                      <a:ext cx="1883329" cy="19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509" w:rsidRPr="006E4121">
        <w:rPr>
          <w:lang w:val="en-GB"/>
        </w:rPr>
        <w:t>Now, the user must click or fill in all the mandatory entries. Once everything is filled, the user must click on the “</w:t>
      </w:r>
      <w:r w:rsidR="00653509" w:rsidRPr="006E4121">
        <w:rPr>
          <w:i/>
          <w:iCs/>
          <w:lang w:val="en-GB"/>
        </w:rPr>
        <w:t>Save and</w:t>
      </w:r>
      <w:r w:rsidR="00653509">
        <w:rPr>
          <w:lang w:val="en-GB"/>
        </w:rPr>
        <w:t xml:space="preserve"> </w:t>
      </w:r>
      <w:r w:rsidR="00653509">
        <w:rPr>
          <w:i/>
          <w:iCs/>
          <w:lang w:val="en-GB"/>
        </w:rPr>
        <w:t>C</w:t>
      </w:r>
      <w:r w:rsidR="00653509" w:rsidRPr="006E4121">
        <w:rPr>
          <w:i/>
          <w:iCs/>
          <w:lang w:val="en-GB"/>
        </w:rPr>
        <w:t>ontinue</w:t>
      </w:r>
      <w:r w:rsidR="00653509" w:rsidRPr="006E4121">
        <w:rPr>
          <w:lang w:val="en-GB"/>
        </w:rPr>
        <w:t xml:space="preserve">” button to start the simulation and estimation phases. </w:t>
      </w:r>
      <w:r w:rsidR="00653509" w:rsidRPr="006E4121">
        <w:rPr>
          <w:i/>
          <w:iCs/>
          <w:lang w:val="en-GB"/>
        </w:rPr>
        <w:t>ProtModel</w:t>
      </w:r>
      <w:r w:rsidR="00653509" w:rsidRPr="006E4121">
        <w:rPr>
          <w:lang w:val="en-GB"/>
        </w:rPr>
        <w:t xml:space="preserve"> will show up warnings if the user forgets to fill an entry or does it wrong, but user-specified settings without biological meaning won’t be detected</w:t>
      </w:r>
      <w:r w:rsidR="00653509">
        <w:rPr>
          <w:lang w:val="en-GB"/>
        </w:rPr>
        <w:t xml:space="preserve">, which </w:t>
      </w:r>
      <w:del w:id="537" w:author="Catarina Brancoi" w:date="2022-07-20T12:34:00Z">
        <w:r w:rsidR="00653509" w:rsidDel="007A6174">
          <w:rPr>
            <w:lang w:val="en-GB"/>
          </w:rPr>
          <w:delText xml:space="preserve">would </w:delText>
        </w:r>
      </w:del>
      <w:r w:rsidR="00653509">
        <w:rPr>
          <w:lang w:val="en-GB"/>
        </w:rPr>
        <w:t>may produce incorrect estimations.</w:t>
      </w:r>
    </w:p>
    <w:p w14:paraId="5183443F" w14:textId="77777777" w:rsidR="00016059" w:rsidRPr="00016059" w:rsidRDefault="00016059">
      <w:pPr>
        <w:rPr>
          <w:b/>
          <w:bCs/>
          <w:lang w:val="en-GB"/>
        </w:rPr>
        <w:pPrChange w:id="538" w:author="Catarina Brancoi" w:date="2022-07-20T12:34:00Z">
          <w:pPr>
            <w:ind w:left="360"/>
          </w:pPr>
        </w:pPrChange>
      </w:pPr>
    </w:p>
    <w:p w14:paraId="19CBD9DD" w14:textId="77777777" w:rsidR="00016059" w:rsidRPr="00016059" w:rsidRDefault="00016059" w:rsidP="00016059">
      <w:pPr>
        <w:pStyle w:val="ListParagraph"/>
        <w:rPr>
          <w:b/>
          <w:bCs/>
          <w:lang w:val="en-GB"/>
        </w:rPr>
      </w:pPr>
    </w:p>
    <w:p w14:paraId="3B941223" w14:textId="07E3927E" w:rsidR="00016059" w:rsidRPr="00016059" w:rsidRDefault="00016059" w:rsidP="00016059">
      <w:pPr>
        <w:pStyle w:val="ListParagraph"/>
        <w:numPr>
          <w:ilvl w:val="0"/>
          <w:numId w:val="16"/>
        </w:numPr>
        <w:rPr>
          <w:b/>
          <w:bCs/>
          <w:lang w:val="en-GB"/>
        </w:rPr>
      </w:pPr>
      <w:r>
        <w:rPr>
          <w:lang w:val="en-GB"/>
        </w:rPr>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w:t>
      </w:r>
      <w:del w:id="539" w:author="Catarina Brancoi" w:date="2022-07-20T12:35:00Z">
        <w:r w:rsidDel="007A6174">
          <w:rPr>
            <w:lang w:val="en-GB"/>
          </w:rPr>
          <w:delText xml:space="preserve">be </w:delText>
        </w:r>
      </w:del>
      <w:r>
        <w:rPr>
          <w:lang w:val="en-GB"/>
        </w:rPr>
        <w:t xml:space="preserve">display all the </w:t>
      </w:r>
      <w:r w:rsidRPr="006E4121">
        <w:rPr>
          <w:i/>
          <w:iCs/>
          <w:lang w:val="en-GB"/>
        </w:rPr>
        <w:t>ProtModel</w:t>
      </w:r>
      <w:r>
        <w:rPr>
          <w:lang w:val="en-GB"/>
        </w:rPr>
        <w:t xml:space="preserve"> execution information. </w:t>
      </w:r>
    </w:p>
    <w:p w14:paraId="5A5B927A" w14:textId="33CB20E2" w:rsidR="00016059" w:rsidRDefault="00016059" w:rsidP="00016059">
      <w:pPr>
        <w:pStyle w:val="ListParagraph"/>
        <w:rPr>
          <w:b/>
          <w:bCs/>
          <w:lang w:val="en-GB"/>
        </w:rPr>
      </w:pPr>
      <w:r w:rsidRPr="006E4121">
        <w:rPr>
          <w:b/>
          <w:bCs/>
          <w:noProof/>
          <w:lang w:val="en-GB"/>
        </w:rPr>
        <w:drawing>
          <wp:inline distT="0" distB="0" distL="0" distR="0" wp14:anchorId="26533463" wp14:editId="610D7408">
            <wp:extent cx="2008806" cy="213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42EB18AB" wp14:editId="501E41B2">
            <wp:extent cx="2008806"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806" cy="2134800"/>
                    </a:xfrm>
                    <a:prstGeom prst="rect">
                      <a:avLst/>
                    </a:prstGeom>
                  </pic:spPr>
                </pic:pic>
              </a:graphicData>
            </a:graphic>
          </wp:inline>
        </w:drawing>
      </w:r>
    </w:p>
    <w:p w14:paraId="12B94211" w14:textId="77777777" w:rsidR="00016059" w:rsidRPr="00016059" w:rsidRDefault="00016059" w:rsidP="00016059">
      <w:pPr>
        <w:pStyle w:val="ListParagraph"/>
        <w:rPr>
          <w:b/>
          <w:bCs/>
          <w:lang w:val="en-GB"/>
        </w:rPr>
      </w:pPr>
    </w:p>
    <w:p w14:paraId="654D1CED" w14:textId="2B312132" w:rsidR="00016059" w:rsidRPr="00016059" w:rsidRDefault="00016059" w:rsidP="00016059">
      <w:pPr>
        <w:pStyle w:val="ListParagraph"/>
        <w:numPr>
          <w:ilvl w:val="0"/>
          <w:numId w:val="16"/>
        </w:numPr>
        <w:rPr>
          <w:b/>
          <w:bCs/>
          <w:lang w:val="en-GB"/>
        </w:rPr>
      </w:pPr>
      <w:r>
        <w:rPr>
          <w:lang w:val="en-GB"/>
        </w:rPr>
        <w:t xml:space="preserve">Once </w:t>
      </w:r>
      <w:r w:rsidRPr="003C6E38">
        <w:rPr>
          <w:i/>
          <w:iCs/>
          <w:lang w:val="en-GB"/>
        </w:rPr>
        <w:t>ProtModel</w:t>
      </w:r>
      <w:r>
        <w:rPr>
          <w:lang w:val="en-GB"/>
        </w:rPr>
        <w:t xml:space="preserve"> is done, a new message will show up.</w:t>
      </w:r>
      <w:r w:rsidRPr="006E4121">
        <w:rPr>
          <w:rFonts w:ascii="Courier New" w:eastAsiaTheme="minorHAnsi" w:hAnsi="Courier New" w:cs="Courier New"/>
          <w:i/>
          <w:iCs/>
          <w:color w:val="000000" w:themeColor="text1"/>
          <w:sz w:val="18"/>
          <w:szCs w:val="18"/>
          <w:lang w:val="en-US" w:eastAsia="en-US"/>
        </w:rPr>
        <w:t xml:space="preserve"> </w:t>
      </w:r>
    </w:p>
    <w:p w14:paraId="16D33709" w14:textId="77777777" w:rsidR="00016059" w:rsidRPr="00016059" w:rsidRDefault="00016059" w:rsidP="00016059">
      <w:pPr>
        <w:ind w:left="360"/>
        <w:rPr>
          <w:b/>
          <w:bCs/>
          <w:lang w:val="en-GB"/>
        </w:rPr>
      </w:pPr>
    </w:p>
    <w:p w14:paraId="56D007D4" w14:textId="7D198C72" w:rsidR="00016059" w:rsidRDefault="00016059" w:rsidP="00016059">
      <w:pPr>
        <w:jc w:val="center"/>
        <w:rPr>
          <w:b/>
          <w:bCs/>
          <w:lang w:val="en-GB"/>
        </w:rPr>
      </w:pPr>
      <w:r w:rsidRPr="00894007">
        <w:rPr>
          <w:b/>
          <w:bCs/>
          <w:noProof/>
          <w:lang w:val="en-GB"/>
        </w:rPr>
        <w:drawing>
          <wp:inline distT="0" distB="0" distL="0" distR="0" wp14:anchorId="582DF1D7" wp14:editId="75A3ABD4">
            <wp:extent cx="2008806" cy="213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8806" cy="2134800"/>
                    </a:xfrm>
                    <a:prstGeom prst="rect">
                      <a:avLst/>
                    </a:prstGeom>
                  </pic:spPr>
                </pic:pic>
              </a:graphicData>
            </a:graphic>
          </wp:inline>
        </w:drawing>
      </w:r>
    </w:p>
    <w:p w14:paraId="147E1D4B" w14:textId="34F7A249" w:rsidR="00016059" w:rsidRPr="00016059" w:rsidRDefault="00016059" w:rsidP="00016059">
      <w:pPr>
        <w:rPr>
          <w:b/>
          <w:bCs/>
          <w:lang w:val="en-GB"/>
        </w:rPr>
      </w:pPr>
    </w:p>
    <w:p w14:paraId="3601C259" w14:textId="77777777" w:rsidR="00542326" w:rsidRPr="006E4121" w:rsidRDefault="00542326" w:rsidP="00542326">
      <w:pPr>
        <w:pStyle w:val="ListParagraph"/>
        <w:numPr>
          <w:ilvl w:val="0"/>
          <w:numId w:val="15"/>
        </w:numPr>
        <w:rPr>
          <w:b/>
          <w:bCs/>
          <w:lang w:val="en-GB"/>
        </w:rPr>
      </w:pPr>
      <w:r>
        <w:rPr>
          <w:b/>
          <w:bCs/>
          <w:lang w:val="en-GB"/>
        </w:rPr>
        <w:t>Execution with terminal:</w:t>
      </w:r>
    </w:p>
    <w:p w14:paraId="7C89B329" w14:textId="45162E88" w:rsidR="00542326" w:rsidRPr="00542326" w:rsidRDefault="00542326" w:rsidP="00542326">
      <w:pPr>
        <w:pStyle w:val="ListParagraph"/>
        <w:numPr>
          <w:ilvl w:val="0"/>
          <w:numId w:val="26"/>
        </w:numPr>
        <w:rPr>
          <w:b/>
          <w:bCs/>
          <w:lang w:val="en-GB"/>
        </w:rPr>
      </w:pPr>
      <w:r w:rsidRPr="006E4121">
        <w:rPr>
          <w:lang w:val="en-GB"/>
        </w:rPr>
        <w:t xml:space="preserve">First, the user has to modify the Settings.txt file. Again, we recommend to not change anything </w:t>
      </w:r>
      <w:del w:id="540" w:author="Catarina Brancoi" w:date="2022-07-20T12:36:00Z">
        <w:r w:rsidRPr="006E4121" w:rsidDel="007A6174">
          <w:rPr>
            <w:lang w:val="en-GB"/>
          </w:rPr>
          <w:delText xml:space="preserve">more </w:delText>
        </w:r>
      </w:del>
      <w:ins w:id="541" w:author="Catarina Brancoi" w:date="2022-07-20T12:36:00Z">
        <w:r w:rsidR="007A6174">
          <w:rPr>
            <w:lang w:val="en-GB"/>
          </w:rPr>
          <w:t>other</w:t>
        </w:r>
        <w:r w:rsidR="007A6174" w:rsidRPr="006E4121">
          <w:rPr>
            <w:lang w:val="en-GB"/>
          </w:rPr>
          <w:t xml:space="preserve"> </w:t>
        </w:r>
      </w:ins>
      <w:r w:rsidRPr="006E4121">
        <w:rPr>
          <w:lang w:val="en-GB"/>
        </w:rPr>
        <w:t>than the parameters values in the file.</w:t>
      </w:r>
    </w:p>
    <w:p w14:paraId="5B262CEB" w14:textId="77777777" w:rsidR="00542326" w:rsidRPr="006E4121" w:rsidRDefault="00542326" w:rsidP="00542326">
      <w:pPr>
        <w:pStyle w:val="ListParagraph"/>
        <w:rPr>
          <w:b/>
          <w:bCs/>
          <w:lang w:val="en-GB"/>
        </w:rPr>
      </w:pPr>
    </w:p>
    <w:p w14:paraId="49AB1C23" w14:textId="14DE8ADE" w:rsidR="00542326" w:rsidRPr="00063040" w:rsidRDefault="00542326" w:rsidP="00542326">
      <w:pPr>
        <w:pStyle w:val="ListParagraph"/>
        <w:numPr>
          <w:ilvl w:val="0"/>
          <w:numId w:val="26"/>
        </w:numPr>
        <w:rPr>
          <w:b/>
          <w:bCs/>
          <w:lang w:val="en-GB"/>
        </w:rPr>
      </w:pPr>
      <w:r>
        <w:rPr>
          <w:lang w:val="en-GB"/>
        </w:rPr>
        <w:t xml:space="preserve">Once </w:t>
      </w:r>
      <w:del w:id="542" w:author="Catarina Brancoi" w:date="2022-07-20T12:36:00Z">
        <w:r w:rsidDel="007A6174">
          <w:rPr>
            <w:lang w:val="en-GB"/>
          </w:rPr>
          <w:delText xml:space="preserve">we </w:delText>
        </w:r>
      </w:del>
      <w:ins w:id="543" w:author="Catarina Brancoi" w:date="2022-07-20T12:36:00Z">
        <w:r w:rsidR="007A6174">
          <w:rPr>
            <w:lang w:val="en-GB"/>
          </w:rPr>
          <w:t xml:space="preserve">the </w:t>
        </w:r>
      </w:ins>
      <w:del w:id="544" w:author="Catarina Brancoi" w:date="2022-07-20T12:36:00Z">
        <w:r w:rsidDel="007A6174">
          <w:rPr>
            <w:lang w:val="en-GB"/>
          </w:rPr>
          <w:delText xml:space="preserve">have our </w:delText>
        </w:r>
      </w:del>
      <w:r>
        <w:rPr>
          <w:lang w:val="en-GB"/>
        </w:rPr>
        <w:t xml:space="preserve">input files </w:t>
      </w:r>
      <w:ins w:id="545" w:author="Catarina Brancoi" w:date="2022-07-20T12:36:00Z">
        <w:r w:rsidR="007A6174">
          <w:rPr>
            <w:lang w:val="en-GB"/>
          </w:rPr>
          <w:t xml:space="preserve">are </w:t>
        </w:r>
      </w:ins>
      <w:r>
        <w:rPr>
          <w:lang w:val="en-GB"/>
        </w:rPr>
        <w:t xml:space="preserve">ready, </w:t>
      </w:r>
      <w:del w:id="546" w:author="Catarina Brancoi" w:date="2022-07-20T12:36:00Z">
        <w:r w:rsidDel="007A6174">
          <w:rPr>
            <w:lang w:val="en-GB"/>
          </w:rPr>
          <w:delText xml:space="preserve">we </w:delText>
        </w:r>
      </w:del>
      <w:ins w:id="547" w:author="Catarina Brancoi" w:date="2022-07-20T12:36:00Z">
        <w:r w:rsidR="007A6174">
          <w:rPr>
            <w:lang w:val="en-GB"/>
          </w:rPr>
          <w:t xml:space="preserve">the user </w:t>
        </w:r>
      </w:ins>
      <w:del w:id="548" w:author="Catarina Brancoi" w:date="2022-07-20T12:36:00Z">
        <w:r w:rsidDel="007A6174">
          <w:rPr>
            <w:lang w:val="en-GB"/>
          </w:rPr>
          <w:delText xml:space="preserve">have to </w:delText>
        </w:r>
      </w:del>
      <w:r>
        <w:rPr>
          <w:lang w:val="en-GB"/>
        </w:rPr>
        <w:t>go</w:t>
      </w:r>
      <w:ins w:id="549" w:author="Catarina Brancoi" w:date="2022-07-20T12:37:00Z">
        <w:r w:rsidR="007A6174">
          <w:rPr>
            <w:lang w:val="en-GB"/>
          </w:rPr>
          <w:t>es</w:t>
        </w:r>
      </w:ins>
      <w:r>
        <w:rPr>
          <w:lang w:val="en-GB"/>
        </w:rPr>
        <w:t xml:space="preserve"> to the </w:t>
      </w:r>
      <w:r w:rsidRPr="00C21C9F">
        <w:rPr>
          <w:i/>
          <w:iCs/>
          <w:lang w:val="en-GB"/>
          <w:rPrChange w:id="550" w:author="Catarina Brancoi" w:date="2022-07-20T12:43:00Z">
            <w:rPr>
              <w:lang w:val="en-GB"/>
            </w:rPr>
          </w:rPrChange>
        </w:rPr>
        <w:t>ProtModel</w:t>
      </w:r>
      <w:r>
        <w:rPr>
          <w:lang w:val="en-GB"/>
        </w:rPr>
        <w:t xml:space="preserve"> main directory and type “</w:t>
      </w:r>
      <w:r w:rsidRPr="00F812FF">
        <w:rPr>
          <w:i/>
          <w:iCs/>
          <w:lang w:val="en-GB"/>
        </w:rPr>
        <w:t>python</w:t>
      </w:r>
      <w:del w:id="551" w:author="Catarina Brancoi" w:date="2022-07-19T15:03:00Z">
        <w:r w:rsidRPr="00F812FF" w:rsidDel="008C4931">
          <w:rPr>
            <w:i/>
            <w:iCs/>
            <w:lang w:val="en-GB"/>
          </w:rPr>
          <w:delText>.</w:delText>
        </w:r>
      </w:del>
      <w:r w:rsidRPr="00F812FF">
        <w:rPr>
          <w:i/>
          <w:iCs/>
          <w:lang w:val="en-GB"/>
        </w:rPr>
        <w:t>3.</w:t>
      </w:r>
      <w:r w:rsidR="003C6E38">
        <w:rPr>
          <w:i/>
          <w:iCs/>
          <w:lang w:val="en-GB"/>
        </w:rPr>
        <w:t>9</w:t>
      </w:r>
      <w:r w:rsidRPr="00F812FF">
        <w:rPr>
          <w:i/>
          <w:iCs/>
          <w:lang w:val="en-GB"/>
        </w:rPr>
        <w:t xml:space="preserve"> ProtModelGeneral</w:t>
      </w:r>
      <w:ins w:id="552" w:author="Catarina Brancoi" w:date="2022-07-19T15:05:00Z">
        <w:r w:rsidR="008C4931">
          <w:rPr>
            <w:i/>
            <w:iCs/>
            <w:lang w:val="en-GB"/>
          </w:rPr>
          <w:t>-M</w:t>
        </w:r>
      </w:ins>
      <w:r w:rsidRPr="00F812FF">
        <w:rPr>
          <w:i/>
          <w:iCs/>
          <w:lang w:val="en-GB"/>
        </w:rPr>
        <w:t>.py</w:t>
      </w:r>
      <w:r>
        <w:rPr>
          <w:lang w:val="en-GB"/>
        </w:rPr>
        <w:t>”.</w:t>
      </w:r>
    </w:p>
    <w:p w14:paraId="44634873" w14:textId="77777777" w:rsidR="00542326" w:rsidRDefault="00542326" w:rsidP="005423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2FDF4689"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1D5479">
        <w:rPr>
          <w:rFonts w:ascii="Courier New" w:eastAsiaTheme="minorHAnsi" w:hAnsi="Courier New" w:cs="Courier New"/>
          <w:b/>
          <w:bCs/>
          <w:i/>
          <w:iCs/>
          <w:color w:val="000000" w:themeColor="text1"/>
          <w:sz w:val="18"/>
          <w:szCs w:val="18"/>
          <w:lang w:val="en-US" w:eastAsia="en-US"/>
        </w:rPr>
        <w:t>source</w:t>
      </w:r>
    </w:p>
    <w:p w14:paraId="23A1B8AF"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structures.in</w:t>
      </w:r>
    </w:p>
    <w:p w14:paraId="0E36CCEC"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Makefile</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676027D0" w14:textId="253A8939" w:rsidR="00542326" w:rsidRPr="00016059" w:rsidRDefault="00542326" w:rsidP="00542326">
      <w:pPr>
        <w:shd w:val="clear" w:color="auto" w:fill="D9D9D9"/>
        <w:rPr>
          <w:rFonts w:ascii="Courier New" w:eastAsiaTheme="minorHAnsi" w:hAnsi="Courier New" w:cs="Courier New"/>
          <w:i/>
          <w:iCs/>
          <w:color w:val="000000" w:themeColor="text1"/>
          <w:sz w:val="18"/>
          <w:szCs w:val="18"/>
          <w:lang w:val="es-ES" w:eastAsia="en-US"/>
        </w:rPr>
      </w:pPr>
      <w:r w:rsidRPr="00016059">
        <w:rPr>
          <w:rFonts w:ascii="Courier New" w:eastAsiaTheme="minorHAnsi" w:hAnsi="Courier New" w:cs="Courier New"/>
          <w:i/>
          <w:iCs/>
          <w:color w:val="000000" w:themeColor="text1"/>
          <w:sz w:val="18"/>
          <w:szCs w:val="18"/>
          <w:lang w:val="es-ES" w:eastAsia="en-US"/>
        </w:rPr>
        <w:t>Errores.py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ProtModelGeneral</w:t>
      </w:r>
      <w:ins w:id="553" w:author="Catarina Brancoi" w:date="2022-07-19T15:05:00Z">
        <w:r w:rsidR="008C4931">
          <w:rPr>
            <w:rFonts w:ascii="Courier New" w:eastAsiaTheme="minorHAnsi" w:hAnsi="Courier New" w:cs="Courier New"/>
            <w:i/>
            <w:iCs/>
            <w:color w:val="000000" w:themeColor="text1"/>
            <w:sz w:val="18"/>
            <w:szCs w:val="18"/>
            <w:lang w:val="es-ES" w:eastAsia="en-US"/>
          </w:rPr>
          <w:t>-M</w:t>
        </w:r>
      </w:ins>
      <w:r w:rsidRPr="00016059">
        <w:rPr>
          <w:rFonts w:ascii="Courier New" w:eastAsiaTheme="minorHAnsi" w:hAnsi="Courier New" w:cs="Courier New"/>
          <w:i/>
          <w:iCs/>
          <w:color w:val="000000" w:themeColor="text1"/>
          <w:sz w:val="18"/>
          <w:szCs w:val="18"/>
          <w:lang w:val="es-ES" w:eastAsia="en-US"/>
        </w:rPr>
        <w:t>.py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Variables.py</w:t>
      </w:r>
    </w:p>
    <w:p w14:paraId="6EE44B99" w14:textId="77777777" w:rsidR="00542326" w:rsidRDefault="00542326" w:rsidP="00542326">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
    <w:p w14:paraId="47352225" w14:textId="7DB6ECA7" w:rsidR="00542326" w:rsidRDefault="00542326" w:rsidP="00542326">
      <w:pPr>
        <w:shd w:val="clear" w:color="auto" w:fill="D9D9D9" w:themeFill="background1" w:themeFillShade="D9"/>
        <w:rPr>
          <w:rFonts w:ascii="Courier New" w:hAnsi="Courier New" w:cs="Courier New"/>
          <w:b/>
          <w:bCs/>
          <w:sz w:val="18"/>
          <w:szCs w:val="18"/>
          <w:lang w:val="en-US"/>
        </w:rPr>
      </w:pPr>
      <w:r w:rsidRPr="001314B0">
        <w:rPr>
          <w:rFonts w:ascii="Courier New" w:eastAsiaTheme="minorHAnsi" w:hAnsi="Courier New" w:cs="Courier New"/>
          <w:i/>
          <w:iCs/>
          <w:color w:val="000000" w:themeColor="text1"/>
          <w:sz w:val="18"/>
          <w:szCs w:val="18"/>
          <w:lang w:val="en-US" w:eastAsia="en-US"/>
        </w:rPr>
        <w:t xml:space="preserve">Test_ProtModel % </w:t>
      </w:r>
      <w:r w:rsidRPr="006125B9">
        <w:rPr>
          <w:rFonts w:ascii="Courier New" w:hAnsi="Courier New" w:cs="Courier New"/>
          <w:b/>
          <w:bCs/>
          <w:sz w:val="18"/>
          <w:szCs w:val="18"/>
          <w:lang w:val="en-US"/>
        </w:rPr>
        <w:t>python3.</w:t>
      </w:r>
      <w:r w:rsidR="003C6E38">
        <w:rPr>
          <w:rFonts w:ascii="Courier New" w:hAnsi="Courier New" w:cs="Courier New"/>
          <w:b/>
          <w:bCs/>
          <w:sz w:val="18"/>
          <w:szCs w:val="18"/>
          <w:lang w:val="en-US"/>
        </w:rPr>
        <w:t>9</w:t>
      </w:r>
      <w:r w:rsidRPr="006125B9">
        <w:rPr>
          <w:rFonts w:ascii="Courier New" w:hAnsi="Courier New" w:cs="Courier New"/>
          <w:b/>
          <w:bCs/>
          <w:sz w:val="18"/>
          <w:szCs w:val="18"/>
          <w:lang w:val="en-US"/>
        </w:rPr>
        <w:t xml:space="preserve"> ProtModelGeneral.py</w:t>
      </w:r>
    </w:p>
    <w:p w14:paraId="5C6BBF21" w14:textId="77777777" w:rsidR="00542326" w:rsidRPr="00454256" w:rsidRDefault="00542326" w:rsidP="00542326">
      <w:pPr>
        <w:pStyle w:val="ListParagraph"/>
        <w:rPr>
          <w:b/>
          <w:bCs/>
          <w:lang w:val="en-US"/>
        </w:rPr>
      </w:pPr>
    </w:p>
    <w:p w14:paraId="2C903F17" w14:textId="1BFB2813" w:rsidR="00542326" w:rsidRPr="00AE0C9D" w:rsidRDefault="00542326" w:rsidP="00542326">
      <w:pPr>
        <w:pStyle w:val="ListParagraph"/>
        <w:numPr>
          <w:ilvl w:val="0"/>
          <w:numId w:val="26"/>
        </w:numPr>
        <w:rPr>
          <w:b/>
          <w:bCs/>
          <w:lang w:val="en-US"/>
        </w:rPr>
      </w:pPr>
      <w:del w:id="554" w:author="Catarina Brancoi" w:date="2022-07-20T12:37:00Z">
        <w:r w:rsidRPr="00AE0C9D" w:rsidDel="007A6174">
          <w:rPr>
            <w:lang w:val="en-US"/>
          </w:rPr>
          <w:delText>First</w:delText>
        </w:r>
      </w:del>
      <w:ins w:id="555" w:author="Catarina Brancoi" w:date="2022-07-20T12:43:00Z">
        <w:r w:rsidR="00C21C9F">
          <w:rPr>
            <w:lang w:val="en-US"/>
          </w:rPr>
          <w:t>Then,</w:t>
        </w:r>
      </w:ins>
      <w:ins w:id="556" w:author="Catarina Brancoi" w:date="2022-07-20T12:37:00Z">
        <w:r w:rsidR="007A6174">
          <w:rPr>
            <w:lang w:val="en-US"/>
          </w:rPr>
          <w:t xml:space="preserve"> the</w:t>
        </w:r>
      </w:ins>
      <w:del w:id="557" w:author="Catarina Brancoi" w:date="2022-07-20T12:37:00Z">
        <w:r w:rsidRPr="00AE0C9D" w:rsidDel="007A6174">
          <w:rPr>
            <w:lang w:val="en-US"/>
          </w:rPr>
          <w:delText>,</w:delText>
        </w:r>
      </w:del>
      <w:r w:rsidRPr="00AE0C9D">
        <w:rPr>
          <w:lang w:val="en-US"/>
        </w:rPr>
        <w:t xml:space="preserve"> Settings.</w:t>
      </w:r>
      <w:commentRangeStart w:id="558"/>
      <w:r w:rsidRPr="00AE0C9D">
        <w:rPr>
          <w:lang w:val="en-US"/>
        </w:rPr>
        <w:t>txt</w:t>
      </w:r>
      <w:commentRangeEnd w:id="558"/>
      <w:r w:rsidR="00956346">
        <w:rPr>
          <w:rStyle w:val="CommentReference"/>
        </w:rPr>
        <w:commentReference w:id="558"/>
      </w:r>
      <w:r w:rsidRPr="00AE0C9D">
        <w:rPr>
          <w:lang w:val="en-US"/>
        </w:rPr>
        <w:t xml:space="preserve"> file is read</w:t>
      </w:r>
      <w:ins w:id="559" w:author="Catarina Brancoi" w:date="2022-07-20T12:43:00Z">
        <w:r w:rsidR="00C21C9F">
          <w:rPr>
            <w:lang w:val="en-US"/>
          </w:rPr>
          <w:t xml:space="preserve"> and</w:t>
        </w:r>
      </w:ins>
      <w:r w:rsidRPr="00AE0C9D">
        <w:rPr>
          <w:lang w:val="en-US"/>
        </w:rPr>
        <w:t xml:space="preserve"> </w:t>
      </w:r>
      <w:del w:id="560" w:author="Catarina Brancoi" w:date="2022-07-20T12:37:00Z">
        <w:r w:rsidDel="007A6174">
          <w:rPr>
            <w:lang w:val="en-US"/>
          </w:rPr>
          <w:delText xml:space="preserve">and </w:delText>
        </w:r>
      </w:del>
      <w:r>
        <w:rPr>
          <w:lang w:val="en-US"/>
        </w:rPr>
        <w:t>the main inputs are printed:</w:t>
      </w:r>
    </w:p>
    <w:p w14:paraId="34D110A0" w14:textId="77777777" w:rsidR="00542326" w:rsidRPr="006125B9" w:rsidRDefault="00542326" w:rsidP="00542326">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5377979A"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2DFFC1BE"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47B864D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801B5F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44AEBC77"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7E81051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36ADE1E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PopulationSize selected</w:t>
      </w:r>
    </w:p>
    <w:p w14:paraId="47BF655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w:t>
      </w:r>
    </w:p>
    <w:p w14:paraId="14A02E2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601641D6"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HIVw substitution model selected</w:t>
      </w:r>
    </w:p>
    <w:p w14:paraId="50E8A22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Fitness substitution model selected</w:t>
      </w:r>
    </w:p>
    <w:p w14:paraId="07A0C1B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D33D79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08E223A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667EA42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36CF20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258E637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628AB36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7E117B3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Aminoacid frequency values seem correct</w:t>
      </w:r>
    </w:p>
    <w:p w14:paraId="7FAFDB8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8864E1F"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736FC10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214CBAC7"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17A635BE" w14:textId="77777777" w:rsidR="00542326" w:rsidRPr="00454256" w:rsidRDefault="00542326" w:rsidP="00542326">
      <w:pPr>
        <w:pStyle w:val="ListParagraph"/>
        <w:rPr>
          <w:b/>
          <w:bCs/>
          <w:lang w:val="en-US"/>
        </w:rPr>
      </w:pPr>
    </w:p>
    <w:p w14:paraId="5E687E82" w14:textId="13537290" w:rsidR="00542326" w:rsidRPr="00AE0C9D" w:rsidRDefault="00542326" w:rsidP="00542326">
      <w:pPr>
        <w:pStyle w:val="ListParagraph"/>
        <w:numPr>
          <w:ilvl w:val="0"/>
          <w:numId w:val="26"/>
        </w:numPr>
        <w:rPr>
          <w:b/>
          <w:bCs/>
          <w:lang w:val="en-US"/>
        </w:rPr>
      </w:pPr>
      <w:r>
        <w:rPr>
          <w:lang w:val="en-US"/>
        </w:rPr>
        <w:t>If any parameter is incorrect</w:t>
      </w:r>
      <w:r w:rsidRPr="00AE0C9D">
        <w:rPr>
          <w:lang w:val="en-US"/>
        </w:rPr>
        <w:t xml:space="preserve">, </w:t>
      </w:r>
      <w:r w:rsidRPr="003C6E38">
        <w:rPr>
          <w:i/>
          <w:iCs/>
          <w:lang w:val="en-US"/>
        </w:rPr>
        <w:t>ProtModel</w:t>
      </w:r>
      <w:r>
        <w:rPr>
          <w:lang w:val="en-US"/>
        </w:rPr>
        <w:t xml:space="preserve"> will stop the execution and print a message error (see section 4.6)</w:t>
      </w:r>
      <w:ins w:id="561" w:author="Catarina Brancoi" w:date="2022-07-20T12:44:00Z">
        <w:r w:rsidR="00C21C9F">
          <w:rPr>
            <w:lang w:val="en-US"/>
          </w:rPr>
          <w:t>, such</w:t>
        </w:r>
      </w:ins>
      <w:r>
        <w:rPr>
          <w:lang w:val="en-US"/>
        </w:rPr>
        <w:t xml:space="preserve"> as:</w:t>
      </w:r>
    </w:p>
    <w:p w14:paraId="69CA1BD0" w14:textId="77777777" w:rsidR="00542326" w:rsidRDefault="00542326" w:rsidP="00542326">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 xml:space="preserve">umber of processors </w:t>
      </w:r>
      <w:commentRangeStart w:id="562"/>
      <w:r w:rsidRPr="00D078E3">
        <w:rPr>
          <w:rFonts w:ascii="Courier New" w:hAnsi="Courier New" w:cs="Courier New"/>
          <w:sz w:val="18"/>
          <w:szCs w:val="18"/>
          <w:lang w:val="en-US"/>
        </w:rPr>
        <w:t>introduce</w:t>
      </w:r>
      <w:commentRangeEnd w:id="562"/>
      <w:r w:rsidR="003D76FF">
        <w:rPr>
          <w:rStyle w:val="CommentReference"/>
        </w:rPr>
        <w:commentReference w:id="562"/>
      </w:r>
      <w:r w:rsidRPr="00D078E3">
        <w:rPr>
          <w:rFonts w:ascii="Courier New" w:hAnsi="Courier New" w:cs="Courier New"/>
          <w:sz w:val="18"/>
          <w:szCs w:val="18"/>
          <w:lang w:val="en-US"/>
        </w:rPr>
        <w:t xml:space="preserve"> is higher than your computer number of processors</w:t>
      </w:r>
    </w:p>
    <w:p w14:paraId="0999EB8F" w14:textId="77777777" w:rsidR="00542326" w:rsidRPr="00D078E3"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70EE7D20" w14:textId="77777777" w:rsidR="00542326" w:rsidRPr="00AE0C9D"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ERROR!! Please check NumberOfProcessors value</w:t>
      </w:r>
    </w:p>
    <w:p w14:paraId="08432CF7" w14:textId="77777777" w:rsidR="00542326" w:rsidRPr="00454256" w:rsidRDefault="00542326" w:rsidP="00542326">
      <w:pPr>
        <w:pStyle w:val="ListParagraph"/>
        <w:rPr>
          <w:b/>
          <w:bCs/>
          <w:lang w:val="en-US"/>
        </w:rPr>
      </w:pPr>
    </w:p>
    <w:p w14:paraId="1420A86B" w14:textId="04279C83" w:rsidR="00542326" w:rsidRPr="00D078E3" w:rsidRDefault="00542326" w:rsidP="00542326">
      <w:pPr>
        <w:pStyle w:val="ListParagraph"/>
        <w:numPr>
          <w:ilvl w:val="0"/>
          <w:numId w:val="26"/>
        </w:numPr>
        <w:rPr>
          <w:b/>
          <w:bCs/>
          <w:lang w:val="en-US"/>
        </w:rPr>
      </w:pPr>
      <w:r>
        <w:rPr>
          <w:lang w:val="en-US"/>
        </w:rPr>
        <w:t>Next</w:t>
      </w:r>
      <w:r w:rsidRPr="00AE0C9D">
        <w:rPr>
          <w:lang w:val="en-US"/>
        </w:rPr>
        <w:t>,</w:t>
      </w:r>
      <w:r>
        <w:rPr>
          <w:lang w:val="en-US"/>
        </w:rPr>
        <w:t xml:space="preserve"> if the user </w:t>
      </w:r>
      <w:del w:id="563" w:author="Catarina Brancoi" w:date="2022-07-20T12:45:00Z">
        <w:r w:rsidDel="003D76FF">
          <w:rPr>
            <w:lang w:val="en-US"/>
          </w:rPr>
          <w:delText xml:space="preserve">has </w:delText>
        </w:r>
      </w:del>
      <w:r>
        <w:rPr>
          <w:lang w:val="en-US"/>
        </w:rPr>
        <w:t xml:space="preserve">selected </w:t>
      </w:r>
      <w:ins w:id="564" w:author="Catarina Brancoi" w:date="2022-07-20T12:45:00Z">
        <w:r w:rsidR="003D76FF">
          <w:rPr>
            <w:lang w:val="en-US"/>
          </w:rPr>
          <w:t xml:space="preserve">an </w:t>
        </w:r>
      </w:ins>
      <w:r>
        <w:rPr>
          <w:lang w:val="en-US"/>
        </w:rPr>
        <w:t>empirical substitution model, simulations will be launched:</w:t>
      </w:r>
    </w:p>
    <w:p w14:paraId="43E9DC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HIVw amino acid substitution model</w:t>
      </w:r>
    </w:p>
    <w:p w14:paraId="7DBED23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1C9406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75C7CAD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0CBD26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4F7C825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6A0B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0E88C1A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2F79E99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7302984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45998B0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2E77694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60EAB8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6BD80322"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8FD11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700</w:t>
      </w:r>
    </w:p>
    <w:p w14:paraId="7F8440E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0FBA5FD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7BFC96F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24399C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5129B87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4896EE6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61447CDE" w14:textId="5695A1F9" w:rsidR="00542326" w:rsidRDefault="00542326" w:rsidP="00542326">
      <w:pPr>
        <w:shd w:val="clear" w:color="auto" w:fill="D9D9D9" w:themeFill="background1" w:themeFillShade="D9"/>
        <w:rPr>
          <w:ins w:id="565" w:author="Catarina Brancoi" w:date="2022-07-20T12:46:00Z"/>
          <w:rFonts w:ascii="Courier New" w:hAnsi="Courier New" w:cs="Courier New"/>
          <w:sz w:val="18"/>
          <w:szCs w:val="18"/>
          <w:lang w:val="en-GB"/>
        </w:rPr>
      </w:pPr>
      <w:r w:rsidRPr="00A961AA">
        <w:rPr>
          <w:rFonts w:ascii="Courier New" w:hAnsi="Courier New" w:cs="Courier New"/>
          <w:sz w:val="18"/>
          <w:szCs w:val="18"/>
          <w:lang w:val="en-GB"/>
        </w:rPr>
        <w:t>Simulations based on HIVw amino acid substitution models ended</w:t>
      </w:r>
    </w:p>
    <w:p w14:paraId="4573A74C" w14:textId="77777777" w:rsidR="003D76FF" w:rsidRDefault="003D76FF">
      <w:pPr>
        <w:rPr>
          <w:rFonts w:ascii="Courier New" w:hAnsi="Courier New" w:cs="Courier New"/>
          <w:sz w:val="18"/>
          <w:szCs w:val="18"/>
          <w:lang w:val="en-GB"/>
        </w:rPr>
        <w:pPrChange w:id="566" w:author="Catarina Brancoi" w:date="2022-07-20T12:46:00Z">
          <w:pPr>
            <w:shd w:val="clear" w:color="auto" w:fill="D9D9D9" w:themeFill="background1" w:themeFillShade="D9"/>
          </w:pPr>
        </w:pPrChange>
      </w:pPr>
    </w:p>
    <w:p w14:paraId="1B774B3C" w14:textId="53CEFE2E" w:rsidR="00542326" w:rsidRPr="006E4121" w:rsidRDefault="00542326" w:rsidP="00542326">
      <w:pPr>
        <w:pStyle w:val="ListParagraph"/>
        <w:numPr>
          <w:ilvl w:val="0"/>
          <w:numId w:val="26"/>
        </w:numPr>
        <w:rPr>
          <w:b/>
          <w:bCs/>
          <w:lang w:val="en-US"/>
        </w:rPr>
      </w:pPr>
      <w:r w:rsidRPr="006E4121">
        <w:rPr>
          <w:lang w:val="en-GB"/>
        </w:rPr>
        <w:t>Later</w:t>
      </w:r>
      <w:r w:rsidRPr="006E4121">
        <w:rPr>
          <w:lang w:val="en-US"/>
        </w:rPr>
        <w:t xml:space="preserve">, if the user </w:t>
      </w:r>
      <w:del w:id="567" w:author="Catarina Brancoi" w:date="2022-07-20T12:46:00Z">
        <w:r w:rsidRPr="006E4121" w:rsidDel="003D76FF">
          <w:rPr>
            <w:lang w:val="en-US"/>
          </w:rPr>
          <w:delText xml:space="preserve">has </w:delText>
        </w:r>
      </w:del>
      <w:ins w:id="568" w:author="Catarina Brancoi" w:date="2022-07-20T12:46:00Z">
        <w:r w:rsidR="003D76FF">
          <w:rPr>
            <w:lang w:val="en-US"/>
          </w:rPr>
          <w:t>also</w:t>
        </w:r>
        <w:r w:rsidR="003D76FF" w:rsidRPr="006E4121">
          <w:rPr>
            <w:lang w:val="en-US"/>
          </w:rPr>
          <w:t xml:space="preserve"> </w:t>
        </w:r>
      </w:ins>
      <w:r w:rsidRPr="006E4121">
        <w:rPr>
          <w:lang w:val="en-US"/>
        </w:rPr>
        <w:t>selected</w:t>
      </w:r>
      <w:del w:id="569" w:author="Catarina Brancoi" w:date="2022-07-20T12:46:00Z">
        <w:r w:rsidRPr="006E4121" w:rsidDel="003D76FF">
          <w:rPr>
            <w:lang w:val="en-US"/>
          </w:rPr>
          <w:delText xml:space="preserve"> </w:delText>
        </w:r>
      </w:del>
      <w:ins w:id="570" w:author="Catarina Brancoi" w:date="2022-07-20T12:46:00Z">
        <w:r w:rsidR="003D76FF">
          <w:rPr>
            <w:lang w:val="en-US"/>
          </w:rPr>
          <w:t xml:space="preserve"> </w:t>
        </w:r>
      </w:ins>
      <w:r w:rsidRPr="006E4121">
        <w:rPr>
          <w:lang w:val="en-US"/>
        </w:rPr>
        <w:t>structural substitution model</w:t>
      </w:r>
      <w:ins w:id="571" w:author="Catarina Brancoi" w:date="2022-07-20T12:46:00Z">
        <w:r w:rsidR="003D76FF">
          <w:rPr>
            <w:lang w:val="en-US"/>
          </w:rPr>
          <w:t>s</w:t>
        </w:r>
      </w:ins>
      <w:r w:rsidRPr="006E4121">
        <w:rPr>
          <w:lang w:val="en-US"/>
        </w:rPr>
        <w:t>, simulations will be launched:</w:t>
      </w:r>
    </w:p>
    <w:p w14:paraId="4A8DF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4338F43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7AFEA0A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1565EE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02684CD9"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7658C1F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46156C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3EDF51B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184DCFC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7C284B3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30DAAC5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5011546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43DFB7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787C750E"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59A3962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73C4C1A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1750</w:t>
      </w:r>
    </w:p>
    <w:p w14:paraId="5E4692F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5481D40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13B0859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760097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1950</w:t>
      </w:r>
    </w:p>
    <w:p w14:paraId="0FBE91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1CDC33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46AE63E5"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2B3B2CF9"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18390BB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5F8291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2F08E35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0307231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43DA7EC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303D719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403B25D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3827723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5C564C6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75BEC94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333BFD1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1F69F9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3F847EC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5900795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023B479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3736F91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52FE19B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792E04E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757E25C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037CD8E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6799EF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1772F8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30B1E34A" w14:textId="77777777" w:rsidR="00542326" w:rsidRPr="00454256" w:rsidRDefault="00542326" w:rsidP="00542326">
      <w:pPr>
        <w:pStyle w:val="ListParagraph"/>
        <w:rPr>
          <w:b/>
          <w:bCs/>
          <w:lang w:val="en-US"/>
        </w:rPr>
      </w:pPr>
    </w:p>
    <w:p w14:paraId="3369585D" w14:textId="782AA58F" w:rsidR="00542326" w:rsidRPr="00F56E1D" w:rsidRDefault="00542326" w:rsidP="00542326">
      <w:pPr>
        <w:pStyle w:val="ListParagraph"/>
        <w:numPr>
          <w:ilvl w:val="0"/>
          <w:numId w:val="26"/>
        </w:numPr>
        <w:rPr>
          <w:b/>
          <w:bCs/>
          <w:lang w:val="en-US"/>
        </w:rPr>
      </w:pPr>
      <w:del w:id="572" w:author="Catarina Brancoi" w:date="2022-07-20T12:46:00Z">
        <w:r w:rsidDel="003D76FF">
          <w:rPr>
            <w:lang w:val="en-US"/>
          </w:rPr>
          <w:delText>In the next step</w:delText>
        </w:r>
      </w:del>
      <w:ins w:id="573" w:author="Catarina Brancoi" w:date="2022-07-20T12:46:00Z">
        <w:r w:rsidR="003D76FF">
          <w:rPr>
            <w:lang w:val="en-US"/>
          </w:rPr>
          <w:t>Then,</w:t>
        </w:r>
      </w:ins>
      <w:r>
        <w:rPr>
          <w:lang w:val="en-US"/>
        </w:rPr>
        <w:t xml:space="preserve"> </w:t>
      </w:r>
      <w:r w:rsidRPr="003D76FF">
        <w:rPr>
          <w:i/>
          <w:iCs/>
          <w:lang w:val="en-US"/>
          <w:rPrChange w:id="574" w:author="Catarina Brancoi" w:date="2022-07-20T12:46:00Z">
            <w:rPr>
              <w:lang w:val="en-US"/>
            </w:rPr>
          </w:rPrChange>
        </w:rPr>
        <w:t>ProtModel</w:t>
      </w:r>
      <w:r>
        <w:rPr>
          <w:lang w:val="en-US"/>
        </w:rPr>
        <w:t xml:space="preserve"> will calculate the </w:t>
      </w:r>
      <w:del w:id="575" w:author="Catarina Brancoi" w:date="2022-07-20T12:11:00Z">
        <w:r w:rsidDel="00E97DC2">
          <w:rPr>
            <w:lang w:val="en-US"/>
          </w:rPr>
          <w:delText xml:space="preserve">summary statistics </w:delText>
        </w:r>
      </w:del>
      <w:ins w:id="576" w:author="Catarina Brancoi" w:date="2022-07-20T12:11:00Z">
        <w:r w:rsidR="00E97DC2">
          <w:rPr>
            <w:lang w:val="en-US"/>
          </w:rPr>
          <w:t xml:space="preserve">SS </w:t>
        </w:r>
      </w:ins>
      <w:r>
        <w:rPr>
          <w:lang w:val="en-US"/>
        </w:rPr>
        <w:t>of the observed and of the simulated data:</w:t>
      </w:r>
    </w:p>
    <w:p w14:paraId="6B6FB0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36CEC68B"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35A390A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5EF0F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5CF7437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14E399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7A8A4D5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26C6133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7DC14B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350 summary statistics</w:t>
      </w:r>
    </w:p>
    <w:p w14:paraId="7112EA3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7DAF71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4EAEC0F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212E5DD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0AD2AF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4FB171F3"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656D47C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700 summary statistics</w:t>
      </w:r>
    </w:p>
    <w:p w14:paraId="2C666DB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708CAF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602617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306D712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719A4A5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4722EA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2194F7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6AF19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51CC95B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097A4C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449A563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6FE96A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689801D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2A8AACBB"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25115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25D52E4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7E5D68C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6088A3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1600 summary statistics</w:t>
      </w:r>
    </w:p>
    <w:p w14:paraId="7501F59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6738CD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092C869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0C35169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1800 summary statistics</w:t>
      </w:r>
    </w:p>
    <w:p w14:paraId="6BB08BB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6EED3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1D29CA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67583A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3ECF059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271735E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407C691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7FD76B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06511FE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714294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224D7E1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11EA43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63283EC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19FD1DE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1E70F6F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EBE5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16D32F8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3ED2C4FA"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36DB8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1E9CB7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3E075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4FAD4D2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4674DCC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2950 summary statistics</w:t>
      </w:r>
    </w:p>
    <w:p w14:paraId="0C47A14F" w14:textId="77777777" w:rsidR="00542326" w:rsidRPr="00560394"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3303F857" w14:textId="77777777" w:rsidR="00542326" w:rsidRPr="00454256" w:rsidRDefault="00542326" w:rsidP="00542326">
      <w:pPr>
        <w:pStyle w:val="ListParagraph"/>
        <w:rPr>
          <w:b/>
          <w:bCs/>
          <w:lang w:val="en-US"/>
        </w:rPr>
      </w:pPr>
    </w:p>
    <w:p w14:paraId="3A5AF4A0" w14:textId="5D129BE0" w:rsidR="00542326" w:rsidRPr="006E4121" w:rsidRDefault="00542326" w:rsidP="00542326">
      <w:pPr>
        <w:pStyle w:val="ListParagraph"/>
        <w:numPr>
          <w:ilvl w:val="0"/>
          <w:numId w:val="26"/>
        </w:numPr>
        <w:rPr>
          <w:b/>
          <w:bCs/>
          <w:lang w:val="en-US"/>
        </w:rPr>
      </w:pPr>
      <w:r>
        <w:rPr>
          <w:lang w:val="en-US"/>
        </w:rPr>
        <w:t xml:space="preserve">Next, the ABC estimation will be launched. Sometimes, ABC </w:t>
      </w:r>
      <w:del w:id="577" w:author="Catarina Brancoi" w:date="2022-07-20T12:47:00Z">
        <w:r w:rsidDel="003D76FF">
          <w:rPr>
            <w:lang w:val="en-US"/>
          </w:rPr>
          <w:delText xml:space="preserve">can </w:delText>
        </w:r>
      </w:del>
      <w:ins w:id="578" w:author="Catarina Brancoi" w:date="2022-07-20T12:47:00Z">
        <w:r w:rsidR="003D76FF">
          <w:rPr>
            <w:lang w:val="en-US"/>
          </w:rPr>
          <w:t xml:space="preserve">may </w:t>
        </w:r>
      </w:ins>
      <w:r>
        <w:rPr>
          <w:lang w:val="en-US"/>
        </w:rPr>
        <w:t xml:space="preserve">fail but </w:t>
      </w:r>
      <w:ins w:id="579" w:author="Catarina Brancoi" w:date="2022-07-20T12:47:00Z">
        <w:r w:rsidR="003D76FF">
          <w:rPr>
            <w:lang w:val="en-US"/>
          </w:rPr>
          <w:t xml:space="preserve">repeating the estimation </w:t>
        </w:r>
      </w:ins>
      <w:ins w:id="580" w:author="Catarina Brancoi" w:date="2022-07-20T12:48:00Z">
        <w:r w:rsidR="003D76FF">
          <w:rPr>
            <w:lang w:val="en-US"/>
          </w:rPr>
          <w:t>typ</w:t>
        </w:r>
      </w:ins>
      <w:ins w:id="581" w:author="Catarina Brancoi" w:date="2022-07-20T12:47:00Z">
        <w:r w:rsidR="003D76FF">
          <w:rPr>
            <w:lang w:val="en-US"/>
          </w:rPr>
          <w:t xml:space="preserve">ically solves the </w:t>
        </w:r>
        <w:commentRangeStart w:id="582"/>
        <w:r w:rsidR="003D76FF">
          <w:rPr>
            <w:lang w:val="en-US"/>
          </w:rPr>
          <w:t>problem</w:t>
        </w:r>
      </w:ins>
      <w:commentRangeEnd w:id="582"/>
      <w:ins w:id="583" w:author="Catarina Brancoi" w:date="2022-07-20T12:49:00Z">
        <w:r w:rsidR="003D76FF">
          <w:rPr>
            <w:rStyle w:val="CommentReference"/>
          </w:rPr>
          <w:commentReference w:id="582"/>
        </w:r>
      </w:ins>
      <w:del w:id="584" w:author="Catarina Brancoi" w:date="2022-07-20T12:47:00Z">
        <w:r w:rsidDel="003D76FF">
          <w:rPr>
            <w:lang w:val="en-US"/>
          </w:rPr>
          <w:delText xml:space="preserve">if </w:delText>
        </w:r>
      </w:del>
      <w:del w:id="585" w:author="Catarina Brancoi" w:date="2022-07-20T12:48:00Z">
        <w:r w:rsidDel="003D76FF">
          <w:rPr>
            <w:lang w:val="en-US"/>
          </w:rPr>
          <w:delText xml:space="preserve">we repeat the estimation, it can </w:delText>
        </w:r>
        <w:commentRangeStart w:id="586"/>
        <w:r w:rsidDel="003D76FF">
          <w:rPr>
            <w:lang w:val="en-US"/>
          </w:rPr>
          <w:delText>success</w:delText>
        </w:r>
        <w:commentRangeEnd w:id="586"/>
        <w:r w:rsidR="005E5794" w:rsidDel="003D76FF">
          <w:rPr>
            <w:rStyle w:val="CommentReference"/>
          </w:rPr>
          <w:commentReference w:id="586"/>
        </w:r>
      </w:del>
      <w:r>
        <w:rPr>
          <w:lang w:val="en-US"/>
        </w:rPr>
        <w:t>. So, ABC estimation will be performed up to 10 times.</w:t>
      </w:r>
    </w:p>
    <w:p w14:paraId="4E6781DB"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73ED7F54" w14:textId="77777777" w:rsidR="00542326" w:rsidRPr="00894007" w:rsidRDefault="00542326" w:rsidP="00542326">
      <w:pPr>
        <w:shd w:val="clear" w:color="auto" w:fill="D9D9D9"/>
        <w:rPr>
          <w:rFonts w:ascii="Courier New" w:hAnsi="Courier New" w:cs="Courier New"/>
          <w:sz w:val="18"/>
          <w:szCs w:val="18"/>
          <w:lang w:val="en-GB"/>
        </w:rPr>
      </w:pPr>
    </w:p>
    <w:p w14:paraId="793AB25F"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5BD9E643" w14:textId="77777777" w:rsidR="00542326" w:rsidRPr="00894007" w:rsidRDefault="00542326" w:rsidP="00542326">
      <w:pPr>
        <w:shd w:val="clear" w:color="auto" w:fill="D9D9D9"/>
        <w:rPr>
          <w:rFonts w:ascii="Courier New" w:hAnsi="Courier New" w:cs="Courier New"/>
          <w:sz w:val="18"/>
          <w:szCs w:val="18"/>
          <w:lang w:val="en-GB"/>
        </w:rPr>
      </w:pPr>
    </w:p>
    <w:p w14:paraId="51638D01"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73253215"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74FF3DD8" w14:textId="77777777" w:rsidR="00542326" w:rsidRPr="00894007" w:rsidRDefault="00542326" w:rsidP="00542326">
      <w:pPr>
        <w:shd w:val="clear" w:color="auto" w:fill="D9D9D9"/>
        <w:rPr>
          <w:rFonts w:ascii="Courier New" w:hAnsi="Courier New" w:cs="Courier New"/>
          <w:sz w:val="18"/>
          <w:szCs w:val="18"/>
          <w:lang w:val="en-GB"/>
        </w:rPr>
      </w:pPr>
    </w:p>
    <w:p w14:paraId="7EF48F29"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0725164D"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34D54BEF" w14:textId="77777777" w:rsidR="00542326" w:rsidRPr="00894007" w:rsidRDefault="00542326" w:rsidP="00542326">
      <w:pPr>
        <w:shd w:val="clear" w:color="auto" w:fill="D9D9D9"/>
        <w:rPr>
          <w:b/>
          <w:bCs/>
          <w:lang w:val="en-US"/>
        </w:rPr>
      </w:pPr>
      <w:r w:rsidRPr="00894007">
        <w:rPr>
          <w:rFonts w:ascii="Courier New" w:hAnsi="Courier New" w:cs="Courier New"/>
          <w:sz w:val="18"/>
          <w:szCs w:val="18"/>
          <w:lang w:val="en-GB"/>
        </w:rPr>
        <w:t>ABC analysis has finished</w:t>
      </w:r>
    </w:p>
    <w:p w14:paraId="75CEDFFF" w14:textId="77777777" w:rsidR="00542326" w:rsidRPr="00454256" w:rsidRDefault="00542326" w:rsidP="00542326">
      <w:pPr>
        <w:pStyle w:val="ListParagraph"/>
        <w:rPr>
          <w:b/>
          <w:bCs/>
          <w:lang w:val="en-US"/>
        </w:rPr>
      </w:pPr>
    </w:p>
    <w:p w14:paraId="1C74211D" w14:textId="77777777" w:rsidR="00542326" w:rsidRPr="009F5D08" w:rsidRDefault="00542326" w:rsidP="00542326">
      <w:pPr>
        <w:pStyle w:val="ListParagraph"/>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2E272988" w14:textId="77777777" w:rsidR="00542326"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3DF4E7D2" w14:textId="77777777" w:rsidR="00542326" w:rsidRDefault="00542326" w:rsidP="006E4121">
      <w:pPr>
        <w:widowControl w:val="0"/>
        <w:autoSpaceDE w:val="0"/>
        <w:autoSpaceDN w:val="0"/>
        <w:adjustRightInd w:val="0"/>
        <w:rPr>
          <w:lang w:val="en-GB"/>
        </w:rPr>
      </w:pPr>
    </w:p>
    <w:p w14:paraId="154EB01A" w14:textId="60D21295" w:rsidR="00542326" w:rsidRPr="00542326" w:rsidRDefault="00542326" w:rsidP="00542326">
      <w:pPr>
        <w:pStyle w:val="ListParagraph"/>
        <w:numPr>
          <w:ilvl w:val="0"/>
          <w:numId w:val="15"/>
        </w:numPr>
        <w:rPr>
          <w:b/>
          <w:bCs/>
          <w:lang w:val="en-GB"/>
        </w:rPr>
      </w:pPr>
      <w:r>
        <w:rPr>
          <w:b/>
          <w:bCs/>
          <w:lang w:val="en-GB"/>
        </w:rPr>
        <w:t xml:space="preserve">Execution on </w:t>
      </w:r>
      <w:commentRangeStart w:id="587"/>
      <w:r>
        <w:rPr>
          <w:b/>
          <w:bCs/>
          <w:lang w:val="en-GB"/>
        </w:rPr>
        <w:t>Cluster</w:t>
      </w:r>
      <w:commentRangeEnd w:id="587"/>
      <w:r w:rsidR="005172D4">
        <w:rPr>
          <w:rStyle w:val="CommentReference"/>
        </w:rPr>
        <w:commentReference w:id="587"/>
      </w:r>
      <w:r>
        <w:rPr>
          <w:b/>
          <w:bCs/>
          <w:lang w:val="en-GB"/>
        </w:rPr>
        <w:t>:</w:t>
      </w:r>
    </w:p>
    <w:p w14:paraId="06C68C85" w14:textId="62B648BB" w:rsidR="00542326" w:rsidRPr="00454256" w:rsidRDefault="00542326" w:rsidP="00542326">
      <w:pPr>
        <w:pStyle w:val="ListParagraph"/>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r w:rsidR="00263268">
        <w:rPr>
          <w:lang w:val="en-GB"/>
        </w:rPr>
        <w:t>.</w:t>
      </w:r>
      <w:r w:rsidR="00263268" w:rsidRPr="00263268">
        <w:rPr>
          <w:lang w:val="en-GB"/>
        </w:rPr>
        <w:t xml:space="preserve"> </w:t>
      </w:r>
      <w:r w:rsidR="00263268">
        <w:rPr>
          <w:lang w:val="en-GB"/>
        </w:rPr>
        <w:t xml:space="preserve">Note that, although </w:t>
      </w:r>
      <w:r w:rsidR="00263268" w:rsidRPr="00263268">
        <w:rPr>
          <w:i/>
          <w:iCs/>
          <w:lang w:val="en-GB"/>
        </w:rPr>
        <w:t>ProtModel</w:t>
      </w:r>
      <w:r w:rsidR="00263268">
        <w:rPr>
          <w:lang w:val="en-GB"/>
        </w:rPr>
        <w:t xml:space="preserve"> is designed to work with no matter the number of processors, is highly recommended to use a number of simulations divisible by the number of processors.</w:t>
      </w:r>
    </w:p>
    <w:p w14:paraId="0A099134" w14:textId="77777777" w:rsidR="00542326" w:rsidRPr="006E4121" w:rsidRDefault="00542326" w:rsidP="00542326">
      <w:pPr>
        <w:pStyle w:val="ListParagraph"/>
        <w:rPr>
          <w:b/>
          <w:bCs/>
          <w:lang w:val="en-US"/>
        </w:rPr>
      </w:pPr>
    </w:p>
    <w:p w14:paraId="2C1424ED" w14:textId="77777777" w:rsidR="00542326" w:rsidRPr="006E4121" w:rsidRDefault="00542326" w:rsidP="00542326">
      <w:pPr>
        <w:pStyle w:val="ListParagraph"/>
        <w:numPr>
          <w:ilvl w:val="0"/>
          <w:numId w:val="31"/>
        </w:numPr>
        <w:rPr>
          <w:b/>
          <w:bCs/>
          <w:lang w:val="en-US"/>
        </w:rPr>
      </w:pPr>
      <w:r>
        <w:rPr>
          <w:lang w:val="en-GB"/>
        </w:rPr>
        <w:t>Once we have our input files ready, we have to go to the ProtModel main directory and type “</w:t>
      </w:r>
      <w:r w:rsidRPr="00F812FF">
        <w:rPr>
          <w:i/>
          <w:iCs/>
          <w:lang w:val="en-GB"/>
        </w:rPr>
        <w:t>python3 ProtModel</w:t>
      </w:r>
      <w:r>
        <w:rPr>
          <w:i/>
          <w:iCs/>
          <w:lang w:val="en-GB"/>
        </w:rPr>
        <w:t>_Cluster</w:t>
      </w:r>
      <w:r w:rsidRPr="00F812FF">
        <w:rPr>
          <w:i/>
          <w:iCs/>
          <w:lang w:val="en-GB"/>
        </w:rPr>
        <w:t>l.py</w:t>
      </w:r>
      <w:r>
        <w:rPr>
          <w:lang w:val="en-GB"/>
        </w:rPr>
        <w:t>”.</w:t>
      </w:r>
    </w:p>
    <w:p w14:paraId="1BD951F2" w14:textId="77777777" w:rsidR="00542326" w:rsidRPr="00454256" w:rsidRDefault="00542326" w:rsidP="00542326">
      <w:pPr>
        <w:shd w:val="clear" w:color="auto" w:fill="D9D9D9"/>
        <w:rPr>
          <w:rFonts w:ascii="Courier New" w:hAnsi="Courier New" w:cs="Courier New"/>
          <w:sz w:val="18"/>
          <w:szCs w:val="18"/>
          <w:lang w:val="en-GB"/>
        </w:rPr>
      </w:pPr>
      <w:r w:rsidRPr="00454256">
        <w:rPr>
          <w:rFonts w:ascii="Courier New" w:hAnsi="Courier New" w:cs="Courier New"/>
          <w:sz w:val="18"/>
          <w:szCs w:val="18"/>
          <w:lang w:val="en-GB"/>
        </w:rPr>
        <w:t>python3 ProtModel_Clusterl.py</w:t>
      </w:r>
    </w:p>
    <w:p w14:paraId="7B296D14" w14:textId="77777777" w:rsidR="00542326" w:rsidRPr="006E4121" w:rsidRDefault="00542326" w:rsidP="00542326">
      <w:pPr>
        <w:pStyle w:val="ListParagraph"/>
        <w:rPr>
          <w:b/>
          <w:bCs/>
          <w:lang w:val="en-US"/>
        </w:rPr>
      </w:pPr>
    </w:p>
    <w:p w14:paraId="7F4A92FF" w14:textId="2B0B486D" w:rsidR="00542326" w:rsidRPr="006E4121" w:rsidRDefault="00542326" w:rsidP="00542326">
      <w:pPr>
        <w:pStyle w:val="ListParagraph"/>
        <w:numPr>
          <w:ilvl w:val="0"/>
          <w:numId w:val="31"/>
        </w:numPr>
        <w:rPr>
          <w:b/>
          <w:bCs/>
          <w:lang w:val="en-US"/>
        </w:rPr>
      </w:pPr>
      <w:r>
        <w:rPr>
          <w:lang w:val="en-US"/>
        </w:rPr>
        <w:t xml:space="preserve">Now, instead of launching the simulations and the </w:t>
      </w:r>
      <w:del w:id="588" w:author="Catarina Brancoi" w:date="2022-07-20T12:11:00Z">
        <w:r w:rsidDel="00E97DC2">
          <w:rPr>
            <w:lang w:val="en-US"/>
          </w:rPr>
          <w:delText>summary statistics</w:delText>
        </w:r>
      </w:del>
      <w:ins w:id="589" w:author="Catarina Brancoi" w:date="2022-07-20T12:11:00Z">
        <w:r w:rsidR="00E97DC2">
          <w:rPr>
            <w:lang w:val="en-US"/>
          </w:rPr>
          <w:t>SS</w:t>
        </w:r>
      </w:ins>
      <w:r>
        <w:rPr>
          <w:lang w:val="en-US"/>
        </w:rPr>
        <w:t xml:space="preserve"> calculations as the other versions, some executables files are created. The user only has to focus on</w:t>
      </w:r>
      <w:r w:rsidR="003F7A0B">
        <w:rPr>
          <w:lang w:val="en-US"/>
        </w:rPr>
        <w:t xml:space="preserve"> </w:t>
      </w:r>
      <w:r>
        <w:rPr>
          <w:lang w:val="en-US"/>
        </w:rPr>
        <w:t>“</w:t>
      </w:r>
      <w:r>
        <w:rPr>
          <w:i/>
          <w:iCs/>
          <w:lang w:val="en-US"/>
        </w:rPr>
        <w:t>launch_Simu.sh</w:t>
      </w:r>
      <w:r w:rsidRPr="006E4121">
        <w:rPr>
          <w:lang w:val="en-US"/>
        </w:rPr>
        <w:t>”</w:t>
      </w:r>
      <w:r w:rsidR="003F7A0B">
        <w:rPr>
          <w:lang w:val="en-US"/>
        </w:rPr>
        <w:t xml:space="preserve"> file</w:t>
      </w:r>
      <w:r>
        <w:rPr>
          <w:lang w:val="en-US"/>
        </w:rPr>
        <w:t xml:space="preserve">. It will be created following the CESGA cluster format so maybe it has to be adapted to the </w:t>
      </w:r>
      <w:ins w:id="590" w:author="Catarina Brancoi" w:date="2022-07-20T12:50:00Z">
        <w:r w:rsidR="003D76FF">
          <w:rPr>
            <w:lang w:val="en-US"/>
          </w:rPr>
          <w:t xml:space="preserve">features of the </w:t>
        </w:r>
      </w:ins>
      <w:r>
        <w:rPr>
          <w:lang w:val="en-US"/>
        </w:rPr>
        <w:t>user’s cluster</w:t>
      </w:r>
      <w:ins w:id="591" w:author="Catarina Brancoi" w:date="2022-07-20T12:50:00Z">
        <w:r w:rsidR="003D76FF">
          <w:rPr>
            <w:lang w:val="en-US"/>
          </w:rPr>
          <w:t>, possibly</w:t>
        </w:r>
      </w:ins>
      <w:r>
        <w:rPr>
          <w:lang w:val="en-US"/>
        </w:rPr>
        <w:t xml:space="preserve"> changing any of the first lines (those which start with “</w:t>
      </w:r>
      <w:r w:rsidRPr="006E4121">
        <w:rPr>
          <w:i/>
          <w:iCs/>
          <w:lang w:val="en-US"/>
        </w:rPr>
        <w:t>#</w:t>
      </w:r>
      <w:r>
        <w:rPr>
          <w:lang w:val="en-US"/>
        </w:rPr>
        <w:t>”) or the next line, which load CESGA modules needed for the execution</w:t>
      </w:r>
      <w:r w:rsidR="003F7A0B">
        <w:rPr>
          <w:lang w:val="en-US"/>
        </w:rPr>
        <w:t xml:space="preserve"> (e.g.</w:t>
      </w:r>
      <w:ins w:id="592" w:author="Catarina Brancoi" w:date="2022-07-20T12:11:00Z">
        <w:r w:rsidR="00E97DC2">
          <w:rPr>
            <w:lang w:val="en-US"/>
          </w:rPr>
          <w:t>,</w:t>
        </w:r>
      </w:ins>
      <w:r w:rsidR="003F7A0B">
        <w:rPr>
          <w:lang w:val="en-US"/>
        </w:rPr>
        <w:t xml:space="preserve"> python, </w:t>
      </w:r>
      <w:r w:rsidR="003F7A0B" w:rsidRPr="004147DC">
        <w:rPr>
          <w:lang w:val="en-GB"/>
        </w:rPr>
        <w:t>mpi4py</w:t>
      </w:r>
      <w:r w:rsidR="003F7A0B">
        <w:rPr>
          <w:lang w:val="en-GB"/>
        </w:rPr>
        <w:t>)</w:t>
      </w:r>
      <w:r>
        <w:rPr>
          <w:lang w:val="en-US"/>
        </w:rPr>
        <w:t xml:space="preserve">. However, change the other lines, which launch the simulations and the </w:t>
      </w:r>
      <w:del w:id="593" w:author="Catarina Brancoi" w:date="2022-07-20T12:11:00Z">
        <w:r w:rsidDel="00E97DC2">
          <w:rPr>
            <w:lang w:val="en-US"/>
          </w:rPr>
          <w:delText>summary statistics</w:delText>
        </w:r>
      </w:del>
      <w:ins w:id="594" w:author="Catarina Brancoi" w:date="2022-07-20T12:11:00Z">
        <w:r w:rsidR="00E97DC2">
          <w:rPr>
            <w:lang w:val="en-US"/>
          </w:rPr>
          <w:t>SS</w:t>
        </w:r>
      </w:ins>
      <w:r>
        <w:rPr>
          <w:lang w:val="en-US"/>
        </w:rPr>
        <w:t xml:space="preserve"> calculations</w:t>
      </w:r>
      <w:r w:rsidR="003F7A0B">
        <w:rPr>
          <w:lang w:val="en-US"/>
        </w:rPr>
        <w:t>,</w:t>
      </w:r>
      <w:r>
        <w:rPr>
          <w:lang w:val="en-US"/>
        </w:rPr>
        <w:t xml:space="preserve"> is not recommended. </w:t>
      </w:r>
      <w:r>
        <w:rPr>
          <w:i/>
          <w:iCs/>
          <w:lang w:val="en-US"/>
        </w:rPr>
        <w:t>ProtModel</w:t>
      </w:r>
      <w:r>
        <w:rPr>
          <w:lang w:val="en-US"/>
        </w:rPr>
        <w:t xml:space="preserve"> running information will be the same as in the others versions</w:t>
      </w:r>
      <w:r w:rsidR="003F7A0B">
        <w:rPr>
          <w:lang w:val="en-US"/>
        </w:rPr>
        <w:t xml:space="preserve"> and will be written in a </w:t>
      </w:r>
      <w:r w:rsidR="003F7A0B" w:rsidRPr="003F7A0B">
        <w:rPr>
          <w:i/>
          <w:iCs/>
          <w:lang w:val="en-US"/>
        </w:rPr>
        <w:t>“slurm.out”</w:t>
      </w:r>
      <w:r w:rsidR="003F7A0B">
        <w:rPr>
          <w:lang w:val="en-US"/>
        </w:rPr>
        <w:t xml:space="preserve"> file.</w:t>
      </w:r>
    </w:p>
    <w:p w14:paraId="6AF62EDB" w14:textId="77777777" w:rsidR="00542326" w:rsidRPr="00454256" w:rsidRDefault="00542326" w:rsidP="00542326">
      <w:pPr>
        <w:shd w:val="clear" w:color="auto" w:fill="D9D9D9"/>
        <w:rPr>
          <w:rFonts w:ascii="Courier New" w:hAnsi="Courier New" w:cs="Courier New"/>
          <w:sz w:val="18"/>
          <w:szCs w:val="18"/>
          <w:lang w:val="en-GB"/>
        </w:rPr>
      </w:pPr>
      <w:r>
        <w:rPr>
          <w:rFonts w:ascii="Courier New" w:hAnsi="Courier New" w:cs="Courier New"/>
          <w:sz w:val="18"/>
          <w:szCs w:val="18"/>
          <w:lang w:val="en-GB"/>
        </w:rPr>
        <w:t>sbatch launch_simu.sh</w:t>
      </w:r>
    </w:p>
    <w:p w14:paraId="017068E5" w14:textId="77777777" w:rsidR="00542326" w:rsidRPr="006E4121" w:rsidRDefault="00542326" w:rsidP="00542326">
      <w:pPr>
        <w:pStyle w:val="ListParagraph"/>
        <w:rPr>
          <w:b/>
          <w:bCs/>
          <w:lang w:val="en-US"/>
        </w:rPr>
      </w:pPr>
    </w:p>
    <w:p w14:paraId="5074CADE" w14:textId="77777777" w:rsidR="00542326" w:rsidRPr="004014CB" w:rsidRDefault="00542326" w:rsidP="00542326">
      <w:pPr>
        <w:pStyle w:val="ListParagraph"/>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r>
        <w:rPr>
          <w:i/>
          <w:iCs/>
          <w:lang w:val="en-US"/>
        </w:rPr>
        <w:t>abc library</w:t>
      </w:r>
      <w:r>
        <w:rPr>
          <w:lang w:val="en-US"/>
        </w:rPr>
        <w:t>” so the user must to download the folder and perform the estimation running the “</w:t>
      </w:r>
      <w:r w:rsidRPr="006E4121">
        <w:rPr>
          <w:i/>
          <w:iCs/>
          <w:lang w:val="en-US"/>
        </w:rPr>
        <w:t>ABCAnalysis.r</w:t>
      </w:r>
      <w:r>
        <w:rPr>
          <w:lang w:val="en-US"/>
        </w:rPr>
        <w:t xml:space="preserve">” file. </w:t>
      </w:r>
      <w:r>
        <w:rPr>
          <w:b/>
          <w:bCs/>
          <w:lang w:val="en-US"/>
        </w:rPr>
        <w:t xml:space="preserve">The user must change the path to corresponding of the directory once downloaded. </w:t>
      </w:r>
      <w:r>
        <w:rPr>
          <w:lang w:val="en-US"/>
        </w:rPr>
        <w:t>See section 4.4. Note that sometimes ABC may fail so, in this case, its highly recommended to re-execute R-script several times.</w:t>
      </w:r>
    </w:p>
    <w:p w14:paraId="46ED0B40" w14:textId="77777777" w:rsidR="006E4121" w:rsidRDefault="006E4121" w:rsidP="006E4121">
      <w:pPr>
        <w:widowControl w:val="0"/>
        <w:autoSpaceDE w:val="0"/>
        <w:autoSpaceDN w:val="0"/>
        <w:adjustRightInd w:val="0"/>
        <w:rPr>
          <w:i/>
          <w:iCs/>
          <w:lang w:val="en-GB"/>
        </w:rPr>
      </w:pPr>
    </w:p>
    <w:p w14:paraId="74ED661A" w14:textId="77777777" w:rsidR="00582902" w:rsidRDefault="00582902" w:rsidP="00582902">
      <w:pPr>
        <w:pStyle w:val="Heading2"/>
        <w:numPr>
          <w:ilvl w:val="1"/>
          <w:numId w:val="8"/>
        </w:numPr>
        <w:rPr>
          <w:lang w:val="es-ES"/>
        </w:rPr>
      </w:pPr>
      <w:bookmarkStart w:id="595" w:name="_Toc105763157"/>
      <w:r>
        <w:rPr>
          <w:lang w:val="es-ES"/>
        </w:rPr>
        <w:t>Output files</w:t>
      </w:r>
      <w:bookmarkEnd w:id="595"/>
    </w:p>
    <w:p w14:paraId="5272F405" w14:textId="6F62B284"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r w:rsidR="00133807">
        <w:rPr>
          <w:i/>
          <w:lang w:val="en-US"/>
        </w:rPr>
        <w:t>ABC</w:t>
      </w:r>
      <w:r w:rsidRPr="004A0379">
        <w:rPr>
          <w:i/>
          <w:lang w:val="en-US"/>
        </w:rPr>
        <w:t>Outputs</w:t>
      </w:r>
      <w:r w:rsidRPr="004A0379">
        <w:rPr>
          <w:lang w:val="en-US"/>
        </w:rPr>
        <w:t>” and “</w:t>
      </w:r>
      <w:r w:rsidR="00133807">
        <w:rPr>
          <w:i/>
          <w:lang w:val="en-US"/>
        </w:rPr>
        <w:t>Simulations</w:t>
      </w:r>
      <w:r w:rsidRPr="004A0379">
        <w:rPr>
          <w:i/>
          <w:lang w:val="en-US"/>
        </w:rPr>
        <w:t>Outputs</w:t>
      </w:r>
      <w:r w:rsidRPr="004A0379">
        <w:rPr>
          <w:lang w:val="en-US"/>
        </w:rPr>
        <w:t>” that will be placed in the working directory.</w:t>
      </w:r>
      <w:ins w:id="596" w:author="Catarina Brancoi" w:date="2022-07-25T16:44:00Z">
        <w:r w:rsidR="009E6DE6">
          <w:rPr>
            <w:lang w:val="en-US"/>
          </w:rPr>
          <w:t xml:space="preserve"> </w:t>
        </w:r>
        <w:r w:rsidR="009E6DE6" w:rsidRPr="009E6DE6">
          <w:rPr>
            <w:lang w:val="en-US"/>
          </w:rPr>
          <w:t>The script “</w:t>
        </w:r>
        <w:r w:rsidR="009E6DE6" w:rsidRPr="009E6DE6">
          <w:rPr>
            <w:i/>
            <w:iCs/>
            <w:lang w:val="en-US"/>
            <w:rPrChange w:id="597" w:author="Catarina Brancoi" w:date="2022-07-25T16:44:00Z">
              <w:rPr>
                <w:lang w:val="en-US"/>
              </w:rPr>
            </w:rPrChange>
          </w:rPr>
          <w:t>ABCAnalysis.r</w:t>
        </w:r>
        <w:r w:rsidR="009E6DE6" w:rsidRPr="009E6DE6">
          <w:rPr>
            <w:lang w:val="en-US"/>
          </w:rPr>
          <w:t xml:space="preserve">” </w:t>
        </w:r>
      </w:ins>
      <w:ins w:id="598" w:author="Catarina Brancoi" w:date="2022-07-25T16:45:00Z">
        <w:r w:rsidR="009E6DE6">
          <w:rPr>
            <w:lang w:val="en-US"/>
          </w:rPr>
          <w:t xml:space="preserve">within the </w:t>
        </w:r>
        <w:r w:rsidR="009E6DE6" w:rsidRPr="004A0379">
          <w:rPr>
            <w:lang w:val="en-US"/>
          </w:rPr>
          <w:t>folder “</w:t>
        </w:r>
        <w:r w:rsidR="009E6DE6">
          <w:rPr>
            <w:i/>
            <w:lang w:val="en-US"/>
          </w:rPr>
          <w:t>ABC</w:t>
        </w:r>
        <w:r w:rsidR="009E6DE6" w:rsidRPr="004A0379">
          <w:rPr>
            <w:i/>
            <w:lang w:val="en-US"/>
          </w:rPr>
          <w:t>Outputs</w:t>
        </w:r>
        <w:r w:rsidR="009E6DE6" w:rsidRPr="004A0379">
          <w:rPr>
            <w:lang w:val="en-US"/>
          </w:rPr>
          <w:t xml:space="preserve">” </w:t>
        </w:r>
      </w:ins>
      <w:ins w:id="599" w:author="Catarina Brancoi" w:date="2022-07-25T16:44:00Z">
        <w:r w:rsidR="009E6DE6" w:rsidRPr="009E6DE6">
          <w:rPr>
            <w:lang w:val="en-US"/>
          </w:rPr>
          <w:t xml:space="preserve">contains all the instructions to </w:t>
        </w:r>
      </w:ins>
      <w:ins w:id="600" w:author="Catarina Brancoi" w:date="2022-07-25T16:45:00Z">
        <w:r w:rsidR="009E6DE6">
          <w:rPr>
            <w:lang w:val="en-US"/>
          </w:rPr>
          <w:t>perform the</w:t>
        </w:r>
      </w:ins>
      <w:ins w:id="601" w:author="Catarina Brancoi" w:date="2022-07-25T16:44:00Z">
        <w:r w:rsidR="009E6DE6" w:rsidRPr="009E6DE6">
          <w:rPr>
            <w:lang w:val="en-US"/>
          </w:rPr>
          <w:t xml:space="preserve"> ABC estimation phase and to create all the plots.</w:t>
        </w:r>
      </w:ins>
    </w:p>
    <w:p w14:paraId="2871DF18" w14:textId="77777777" w:rsidR="00EB4775" w:rsidRDefault="00EB4775" w:rsidP="00582902">
      <w:pPr>
        <w:rPr>
          <w:lang w:val="en-US"/>
        </w:rPr>
      </w:pPr>
    </w:p>
    <w:p w14:paraId="1F085855" w14:textId="13BFB72A" w:rsidR="00582902" w:rsidRDefault="00F56E1D" w:rsidP="00582902">
      <w:pPr>
        <w:pStyle w:val="Heading3"/>
        <w:numPr>
          <w:ilvl w:val="2"/>
          <w:numId w:val="8"/>
        </w:numPr>
        <w:rPr>
          <w:lang w:val="en-US"/>
        </w:rPr>
      </w:pPr>
      <w:bookmarkStart w:id="602" w:name="_Toc105763158"/>
      <w:r>
        <w:rPr>
          <w:lang w:val="en-US"/>
        </w:rPr>
        <w:t>ABC</w:t>
      </w:r>
      <w:r w:rsidR="00582902">
        <w:rPr>
          <w:lang w:val="en-US"/>
        </w:rPr>
        <w:t>Outputs</w:t>
      </w:r>
      <w:bookmarkEnd w:id="602"/>
    </w:p>
    <w:p w14:paraId="1E3179AA" w14:textId="0C34F0FB" w:rsidR="00582902" w:rsidRDefault="00582902" w:rsidP="00582902">
      <w:pPr>
        <w:rPr>
          <w:lang w:val="en-GB"/>
        </w:rPr>
      </w:pPr>
      <w:del w:id="603" w:author="Catarina Brancoi" w:date="2022-07-25T16:29:00Z">
        <w:r w:rsidDel="00476E1F">
          <w:rPr>
            <w:lang w:val="en-US"/>
          </w:rPr>
          <w:delText xml:space="preserve">In </w:delText>
        </w:r>
      </w:del>
      <w:ins w:id="604" w:author="Catarina Brancoi" w:date="2022-07-25T16:29:00Z">
        <w:r w:rsidR="00476E1F">
          <w:rPr>
            <w:lang w:val="en-US"/>
          </w:rPr>
          <w:t>T</w:t>
        </w:r>
      </w:ins>
      <w:del w:id="605" w:author="Catarina Brancoi" w:date="2022-07-25T16:29:00Z">
        <w:r w:rsidDel="00476E1F">
          <w:rPr>
            <w:lang w:val="en-US"/>
          </w:rPr>
          <w:delText>t</w:delText>
        </w:r>
      </w:del>
      <w:r>
        <w:rPr>
          <w:lang w:val="en-US"/>
        </w:rPr>
        <w:t xml:space="preserve">his folder </w:t>
      </w:r>
      <w:del w:id="606" w:author="Catarina Brancoi" w:date="2022-07-25T16:29:00Z">
        <w:r w:rsidDel="00476E1F">
          <w:rPr>
            <w:lang w:val="en-GB"/>
          </w:rPr>
          <w:delText xml:space="preserve">is </w:delText>
        </w:r>
      </w:del>
      <w:ins w:id="607" w:author="Catarina Brancoi" w:date="2022-07-25T16:29:00Z">
        <w:r w:rsidR="00476E1F">
          <w:rPr>
            <w:lang w:val="en-GB"/>
          </w:rPr>
          <w:t xml:space="preserve">contains the </w:t>
        </w:r>
      </w:ins>
      <w:del w:id="608" w:author="Catarina Brancoi" w:date="2022-07-25T16:29:00Z">
        <w:r w:rsidDel="00476E1F">
          <w:rPr>
            <w:lang w:val="en-GB"/>
          </w:rPr>
          <w:delText>saved</w:delText>
        </w:r>
        <w:r w:rsidDel="00476E1F">
          <w:rPr>
            <w:lang w:val="en-US"/>
          </w:rPr>
          <w:delText xml:space="preserve"> the</w:delText>
        </w:r>
        <w:r w:rsidRPr="0032452D" w:rsidDel="00476E1F">
          <w:rPr>
            <w:lang w:val="en-GB"/>
          </w:rPr>
          <w:delText xml:space="preserve"> </w:delText>
        </w:r>
      </w:del>
      <w:r w:rsidRPr="005F69EC">
        <w:rPr>
          <w:lang w:val="en-GB"/>
        </w:rPr>
        <w:t xml:space="preserve">information </w:t>
      </w:r>
      <w:ins w:id="609" w:author="Catarina Brancoi" w:date="2022-07-25T16:29:00Z">
        <w:r w:rsidR="00476E1F">
          <w:rPr>
            <w:lang w:val="en-GB"/>
          </w:rPr>
          <w:t xml:space="preserve">regarding </w:t>
        </w:r>
      </w:ins>
      <w:del w:id="610" w:author="Catarina Brancoi" w:date="2022-07-25T16:29:00Z">
        <w:r w:rsidDel="00476E1F">
          <w:rPr>
            <w:lang w:val="en-GB"/>
          </w:rPr>
          <w:delText xml:space="preserve">of </w:delText>
        </w:r>
      </w:del>
      <w:r w:rsidRPr="005F69EC">
        <w:rPr>
          <w:lang w:val="en-GB"/>
        </w:rPr>
        <w:t>the ABC estimations</w:t>
      </w:r>
      <w:r w:rsidR="00F56E1D">
        <w:rPr>
          <w:lang w:val="en-GB"/>
        </w:rPr>
        <w:t xml:space="preserve"> and </w:t>
      </w:r>
      <w:r w:rsidR="00A70FAF">
        <w:rPr>
          <w:lang w:val="en-GB"/>
        </w:rPr>
        <w:t xml:space="preserve">all the necessary files to </w:t>
      </w:r>
      <w:del w:id="611" w:author="Catarina Brancoi" w:date="2022-07-25T16:29:00Z">
        <w:r w:rsidR="00A70FAF" w:rsidDel="00476E1F">
          <w:rPr>
            <w:lang w:val="en-GB"/>
          </w:rPr>
          <w:delText>run again</w:delText>
        </w:r>
      </w:del>
      <w:ins w:id="612" w:author="Catarina Brancoi" w:date="2022-07-25T16:29:00Z">
        <w:r w:rsidR="00476E1F">
          <w:rPr>
            <w:lang w:val="en-GB"/>
          </w:rPr>
          <w:t>repeat</w:t>
        </w:r>
      </w:ins>
      <w:r w:rsidR="00A70FAF">
        <w:rPr>
          <w:lang w:val="en-GB"/>
        </w:rPr>
        <w:t xml:space="preserve"> the ABC estimation</w:t>
      </w:r>
      <w:r>
        <w:rPr>
          <w:lang w:val="en-GB"/>
        </w:rPr>
        <w:t xml:space="preserve">. A normal </w:t>
      </w:r>
      <w:r w:rsidRPr="00C77887">
        <w:rPr>
          <w:i/>
          <w:iCs/>
          <w:lang w:val="en-GB"/>
        </w:rPr>
        <w:t>ProtModel</w:t>
      </w:r>
      <w:r>
        <w:rPr>
          <w:lang w:val="en-GB"/>
        </w:rPr>
        <w:t xml:space="preserve"> run will produce:</w:t>
      </w:r>
    </w:p>
    <w:p w14:paraId="6B153EDB" w14:textId="048C5ED1" w:rsidR="00582902" w:rsidRDefault="00582902" w:rsidP="00582902">
      <w:pPr>
        <w:numPr>
          <w:ilvl w:val="0"/>
          <w:numId w:val="21"/>
        </w:numPr>
        <w:rPr>
          <w:lang w:val="en-GB"/>
        </w:rPr>
      </w:pPr>
      <w:r w:rsidRPr="005F69EC">
        <w:rPr>
          <w:lang w:val="en-GB"/>
        </w:rPr>
        <w:t>The file “</w:t>
      </w:r>
      <w:r w:rsidRPr="00573CED">
        <w:rPr>
          <w:i/>
          <w:lang w:val="en-GB"/>
        </w:rPr>
        <w:t>Histogram_Prior</w:t>
      </w:r>
      <w:r>
        <w:rPr>
          <w:i/>
          <w:lang w:val="en-GB"/>
        </w:rPr>
        <w:t>s</w:t>
      </w:r>
      <w:r w:rsidRPr="00573CED">
        <w:rPr>
          <w:i/>
          <w:lang w:val="en-GB"/>
        </w:rPr>
        <w:t>.pdf</w:t>
      </w:r>
      <w:r>
        <w:rPr>
          <w:lang w:val="en-GB"/>
        </w:rPr>
        <w:t>”</w:t>
      </w:r>
      <w:ins w:id="613" w:author="Catarina Brancoi" w:date="2022-07-25T16:29:00Z">
        <w:r w:rsidR="00476E1F">
          <w:rPr>
            <w:lang w:val="en-GB"/>
          </w:rPr>
          <w:t>, which</w:t>
        </w:r>
      </w:ins>
      <w:r>
        <w:rPr>
          <w:lang w:val="en-GB"/>
        </w:rPr>
        <w:t xml:space="preserve"> </w:t>
      </w:r>
      <w:r w:rsidRPr="005F69EC">
        <w:rPr>
          <w:lang w:val="en-GB"/>
        </w:rPr>
        <w:t>show</w:t>
      </w:r>
      <w:ins w:id="614" w:author="Catarina Brancoi" w:date="2022-07-25T16:29:00Z">
        <w:r w:rsidR="00476E1F">
          <w:rPr>
            <w:lang w:val="en-GB"/>
          </w:rPr>
          <w:t>s an</w:t>
        </w:r>
      </w:ins>
      <w:r w:rsidRPr="005F69EC">
        <w:rPr>
          <w:lang w:val="en-GB"/>
        </w:rPr>
        <w:t xml:space="preserve">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sidRPr="003F7A0B">
        <w:rPr>
          <w:rStyle w:val="hgkelc"/>
          <w:i/>
          <w:iCs/>
        </w:rPr>
        <w:t>θ</w:t>
      </w:r>
      <w:r w:rsidRPr="00476E1F">
        <w:rPr>
          <w:rStyle w:val="hgkelc"/>
          <w:i/>
          <w:iCs/>
          <w:lang w:val="en-US"/>
          <w:rPrChange w:id="615" w:author="Catarina Brancoi" w:date="2022-07-25T16:29:00Z">
            <w:rPr>
              <w:rStyle w:val="hgkelc"/>
              <w:i/>
              <w:iCs/>
            </w:rPr>
          </w:rPrChange>
        </w:rPr>
        <w:t xml:space="preserve"> </w:t>
      </w:r>
      <w:r w:rsidRPr="00476E1F">
        <w:rPr>
          <w:rStyle w:val="hgkelc"/>
          <w:lang w:val="en-US"/>
          <w:rPrChange w:id="616" w:author="Catarina Brancoi" w:date="2022-07-25T16:29:00Z">
            <w:rPr>
              <w:rStyle w:val="hgkelc"/>
            </w:rPr>
          </w:rPrChange>
        </w:rPr>
        <w:t>histogram is also provided</w:t>
      </w:r>
      <w:r w:rsidRPr="005F69EC">
        <w:rPr>
          <w:lang w:val="en-GB"/>
        </w:rPr>
        <w:t>.</w:t>
      </w:r>
    </w:p>
    <w:p w14:paraId="29193811" w14:textId="58230FD1" w:rsidR="00582902" w:rsidRDefault="00582902" w:rsidP="00582902">
      <w:pPr>
        <w:numPr>
          <w:ilvl w:val="0"/>
          <w:numId w:val="21"/>
        </w:numPr>
        <w:rPr>
          <w:lang w:val="en-GB"/>
        </w:rPr>
      </w:pPr>
      <w:r>
        <w:rPr>
          <w:lang w:val="en-GB"/>
        </w:rPr>
        <w:t xml:space="preserve">In case the user selects all </w:t>
      </w:r>
      <w:del w:id="617" w:author="Catarina Brancoi" w:date="2022-07-20T12:12:00Z">
        <w:r w:rsidDel="00E97DC2">
          <w:rPr>
            <w:lang w:val="en-GB"/>
          </w:rPr>
          <w:delText>summary statistics</w:delText>
        </w:r>
      </w:del>
      <w:ins w:id="618" w:author="Catarina Brancoi" w:date="2022-07-20T12:12:00Z">
        <w:r w:rsidR="00E97DC2">
          <w:rPr>
            <w:lang w:val="en-GB"/>
          </w:rPr>
          <w:t>SS</w:t>
        </w:r>
      </w:ins>
      <w:r>
        <w:rPr>
          <w:lang w:val="en-GB"/>
        </w:rPr>
        <w:t>,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del w:id="619" w:author="Catarina Brancoi" w:date="2022-07-25T16:30:00Z">
        <w:r w:rsidDel="00476E1F">
          <w:rPr>
            <w:lang w:val="en-GB"/>
          </w:rPr>
          <w:delText xml:space="preserve">will </w:delText>
        </w:r>
      </w:del>
      <w:ins w:id="620" w:author="Catarina Brancoi" w:date="2022-07-25T16:30:00Z">
        <w:r w:rsidR="00476E1F">
          <w:rPr>
            <w:lang w:val="en-GB"/>
          </w:rPr>
          <w:t xml:space="preserve">are </w:t>
        </w:r>
      </w:ins>
      <w:del w:id="621" w:author="Catarina Brancoi" w:date="2022-07-25T16:30:00Z">
        <w:r w:rsidDel="00476E1F">
          <w:rPr>
            <w:lang w:val="en-GB"/>
          </w:rPr>
          <w:delText xml:space="preserve">be </w:delText>
        </w:r>
      </w:del>
      <w:r>
        <w:rPr>
          <w:lang w:val="en-GB"/>
        </w:rPr>
        <w:t xml:space="preserve">created. </w:t>
      </w:r>
      <w:ins w:id="622" w:author="Catarina Brancoi" w:date="2022-07-25T16:25:00Z">
        <w:r w:rsidR="00476E1F">
          <w:rPr>
            <w:lang w:val="en-GB"/>
          </w:rPr>
          <w:t xml:space="preserve">The </w:t>
        </w:r>
      </w:ins>
      <w:ins w:id="623" w:author="Catarina Brancoi" w:date="2022-07-25T16:30:00Z">
        <w:r w:rsidR="00476E1F">
          <w:rPr>
            <w:lang w:val="en-GB"/>
          </w:rPr>
          <w:t>file</w:t>
        </w:r>
      </w:ins>
      <w:ins w:id="624" w:author="Catarina Brancoi" w:date="2022-07-25T16:26:00Z">
        <w:r w:rsidR="00476E1F">
          <w:rPr>
            <w:lang w:val="en-GB"/>
          </w:rPr>
          <w:t xml:space="preserve"> </w:t>
        </w:r>
      </w:ins>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w:t>
      </w:r>
      <w:del w:id="625" w:author="Catarina Brancoi" w:date="2022-07-25T16:26:00Z">
        <w:r w:rsidDel="00476E1F">
          <w:rPr>
            <w:lang w:val="en-GB"/>
          </w:rPr>
          <w:delText>. The first</w:delText>
        </w:r>
      </w:del>
      <w:ins w:id="626" w:author="Catarina Brancoi" w:date="2022-07-25T16:26:00Z">
        <w:r w:rsidR="00476E1F">
          <w:rPr>
            <w:lang w:val="en-GB"/>
          </w:rPr>
          <w:t>:</w:t>
        </w:r>
      </w:ins>
      <w:r>
        <w:rPr>
          <w:lang w:val="en-GB"/>
        </w:rPr>
        <w:t xml:space="preserve"> one representing the </w:t>
      </w:r>
      <w:ins w:id="627" w:author="Catarina Brancoi" w:date="2022-07-25T16:27:00Z">
        <w:r w:rsidR="00476E1F">
          <w:rPr>
            <w:lang w:val="en-GB"/>
          </w:rPr>
          <w:t xml:space="preserve">mean </w:t>
        </w:r>
      </w:ins>
      <w:r>
        <w:rPr>
          <w:lang w:val="en-GB"/>
        </w:rPr>
        <w:t xml:space="preserve">stability </w:t>
      </w:r>
      <w:del w:id="628" w:author="Catarina Brancoi" w:date="2022-07-25T16:27:00Z">
        <w:r w:rsidDel="00476E1F">
          <w:rPr>
            <w:lang w:val="en-GB"/>
          </w:rPr>
          <w:delText xml:space="preserve">mean </w:delText>
        </w:r>
      </w:del>
      <w:r>
        <w:rPr>
          <w:lang w:val="en-GB"/>
        </w:rPr>
        <w:t xml:space="preserve">of </w:t>
      </w:r>
      <w:ins w:id="629" w:author="Catarina Brancoi" w:date="2022-07-25T16:27:00Z">
        <w:r w:rsidR="00476E1F">
          <w:rPr>
            <w:lang w:val="en-GB"/>
          </w:rPr>
          <w:t xml:space="preserve">the </w:t>
        </w:r>
      </w:ins>
      <w:r>
        <w:rPr>
          <w:lang w:val="en-GB"/>
        </w:rPr>
        <w:t xml:space="preserve">simulated proteins </w:t>
      </w:r>
      <w:del w:id="630" w:author="Catarina Brancoi" w:date="2022-07-25T16:27:00Z">
        <w:r w:rsidDel="00476E1F">
          <w:rPr>
            <w:lang w:val="en-GB"/>
          </w:rPr>
          <w:delText xml:space="preserve">of </w:delText>
        </w:r>
      </w:del>
      <w:ins w:id="631" w:author="Catarina Brancoi" w:date="2022-07-25T16:27:00Z">
        <w:r w:rsidR="00476E1F">
          <w:rPr>
            <w:lang w:val="en-GB"/>
          </w:rPr>
          <w:t xml:space="preserve">under </w:t>
        </w:r>
      </w:ins>
      <w:del w:id="632" w:author="Catarina Brancoi" w:date="2022-07-25T16:27:00Z">
        <w:r w:rsidDel="00476E1F">
          <w:rPr>
            <w:lang w:val="en-GB"/>
          </w:rPr>
          <w:delText xml:space="preserve">every </w:delText>
        </w:r>
      </w:del>
      <w:ins w:id="633" w:author="Catarina Brancoi" w:date="2022-07-25T16:27:00Z">
        <w:r w:rsidR="00476E1F">
          <w:rPr>
            <w:lang w:val="en-GB"/>
          </w:rPr>
          <w:t xml:space="preserve">the studied </w:t>
        </w:r>
      </w:ins>
      <w:r>
        <w:rPr>
          <w:lang w:val="en-GB"/>
        </w:rPr>
        <w:t>substitution model</w:t>
      </w:r>
      <w:ins w:id="634" w:author="Catarina Brancoi" w:date="2022-07-25T16:27:00Z">
        <w:r w:rsidR="00476E1F">
          <w:rPr>
            <w:lang w:val="en-GB"/>
          </w:rPr>
          <w:t>(s)</w:t>
        </w:r>
      </w:ins>
      <w:r>
        <w:rPr>
          <w:lang w:val="en-GB"/>
        </w:rPr>
        <w:t xml:space="preserve"> </w:t>
      </w:r>
      <w:del w:id="635" w:author="Catarina Brancoi" w:date="2022-07-25T16:27:00Z">
        <w:r w:rsidDel="00476E1F">
          <w:rPr>
            <w:lang w:val="en-GB"/>
          </w:rPr>
          <w:delText xml:space="preserve">studied </w:delText>
        </w:r>
      </w:del>
      <w:r>
        <w:rPr>
          <w:lang w:val="en-GB"/>
        </w:rPr>
        <w:t>(</w:t>
      </w:r>
      <w:r w:rsidRPr="00506970">
        <w:rPr>
          <w:lang w:val="en-GB"/>
        </w:rPr>
        <w:sym w:font="Symbol" w:char="F044"/>
      </w:r>
      <w:r w:rsidRPr="00506970">
        <w:rPr>
          <w:lang w:val="en-GB"/>
        </w:rPr>
        <w:t>G kcal/mol)</w:t>
      </w:r>
      <w:r>
        <w:rPr>
          <w:lang w:val="en-GB"/>
        </w:rPr>
        <w:t xml:space="preserve"> and the second one their corresponding standard deviation. </w:t>
      </w:r>
      <w:ins w:id="636" w:author="Catarina Brancoi" w:date="2022-07-25T16:26:00Z">
        <w:r w:rsidR="00476E1F">
          <w:rPr>
            <w:lang w:val="en-GB"/>
          </w:rPr>
          <w:t xml:space="preserve">The file </w:t>
        </w:r>
      </w:ins>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ins w:id="637" w:author="Catarina Brancoi" w:date="2022-07-25T16:28:00Z">
        <w:r w:rsidR="00476E1F">
          <w:rPr>
            <w:lang w:val="en-GB"/>
          </w:rPr>
          <w:t xml:space="preserve">: </w:t>
        </w:r>
      </w:ins>
      <w:del w:id="638" w:author="Catarina Brancoi" w:date="2022-07-25T16:28:00Z">
        <w:r w:rsidR="00A70FAF" w:rsidDel="00476E1F">
          <w:rPr>
            <w:lang w:val="en-GB"/>
          </w:rPr>
          <w:delText xml:space="preserve">. The first </w:delText>
        </w:r>
      </w:del>
      <w:r w:rsidR="00A70FAF">
        <w:rPr>
          <w:lang w:val="en-GB"/>
        </w:rPr>
        <w:t>one with the number of segregating sites</w:t>
      </w:r>
      <w:ins w:id="639" w:author="Catarina Brancoi" w:date="2022-07-25T16:28:00Z">
        <w:r w:rsidR="00476E1F">
          <w:rPr>
            <w:lang w:val="en-GB"/>
          </w:rPr>
          <w:t>,</w:t>
        </w:r>
      </w:ins>
      <w:r>
        <w:rPr>
          <w:lang w:val="en-GB"/>
        </w:rPr>
        <w:t xml:space="preserve"> </w:t>
      </w:r>
      <w:r w:rsidR="00A70FAF">
        <w:rPr>
          <w:lang w:val="en-GB"/>
        </w:rPr>
        <w:t xml:space="preserve">and </w:t>
      </w:r>
      <w:ins w:id="640" w:author="Catarina Brancoi" w:date="2022-07-25T16:28:00Z">
        <w:r w:rsidR="00476E1F">
          <w:rPr>
            <w:lang w:val="en-GB"/>
          </w:rPr>
          <w:t xml:space="preserve">the </w:t>
        </w:r>
      </w:ins>
      <w:del w:id="641" w:author="Catarina Brancoi" w:date="2022-07-25T16:28:00Z">
        <w:r w:rsidR="00A70FAF" w:rsidDel="00476E1F">
          <w:rPr>
            <w:lang w:val="en-GB"/>
          </w:rPr>
          <w:delText xml:space="preserve">the </w:delText>
        </w:r>
      </w:del>
      <w:ins w:id="642" w:author="Catarina Brancoi" w:date="2022-07-25T16:28:00Z">
        <w:r w:rsidR="00476E1F">
          <w:rPr>
            <w:lang w:val="en-GB"/>
          </w:rPr>
          <w:t xml:space="preserve">remaining </w:t>
        </w:r>
      </w:ins>
      <w:del w:id="643" w:author="Catarina Brancoi" w:date="2022-07-25T16:28:00Z">
        <w:r w:rsidR="00A70FAF" w:rsidDel="00476E1F">
          <w:rPr>
            <w:lang w:val="en-GB"/>
          </w:rPr>
          <w:delText xml:space="preserve">other four </w:delText>
        </w:r>
      </w:del>
      <w:r>
        <w:rPr>
          <w:lang w:val="en-GB"/>
        </w:rPr>
        <w:t xml:space="preserve">with </w:t>
      </w:r>
      <w:r w:rsidR="00A70FAF">
        <w:rPr>
          <w:lang w:val="en-GB"/>
        </w:rPr>
        <w:t xml:space="preserve">the </w:t>
      </w:r>
      <w:r>
        <w:rPr>
          <w:lang w:val="en-GB"/>
        </w:rPr>
        <w:t xml:space="preserve">corresponding mean, standard deviation, skeaness and the kurtosis of the </w:t>
      </w:r>
      <w:r w:rsidR="00A70FAF">
        <w:rPr>
          <w:lang w:val="en-GB"/>
        </w:rPr>
        <w:t xml:space="preserve">Grantham distances of the </w:t>
      </w:r>
      <w:r>
        <w:rPr>
          <w:lang w:val="en-GB"/>
        </w:rPr>
        <w:t xml:space="preserve">simulated proteins. </w:t>
      </w:r>
      <w:r w:rsidRPr="001C2592">
        <w:rPr>
          <w:lang w:val="en-GB"/>
        </w:rPr>
        <w:t>If the user does</w:t>
      </w:r>
      <w:ins w:id="644" w:author="Catarina Brancoi" w:date="2022-07-25T16:28:00Z">
        <w:r w:rsidR="00476E1F">
          <w:rPr>
            <w:lang w:val="en-GB"/>
          </w:rPr>
          <w:t xml:space="preserve"> </w:t>
        </w:r>
      </w:ins>
      <w:r w:rsidRPr="001C2592">
        <w:rPr>
          <w:lang w:val="en-GB"/>
        </w:rPr>
        <w:t>n</w:t>
      </w:r>
      <w:ins w:id="645" w:author="Catarina Brancoi" w:date="2022-07-25T16:28:00Z">
        <w:r w:rsidR="00476E1F">
          <w:rPr>
            <w:lang w:val="en-GB"/>
          </w:rPr>
          <w:t>o</w:t>
        </w:r>
      </w:ins>
      <w:del w:id="646" w:author="Catarina Brancoi" w:date="2022-07-25T16:28:00Z">
        <w:r w:rsidRPr="001C2592" w:rsidDel="00476E1F">
          <w:rPr>
            <w:lang w:val="en-GB"/>
          </w:rPr>
          <w:delText>’</w:delText>
        </w:r>
      </w:del>
      <w:r w:rsidRPr="001C2592">
        <w:rPr>
          <w:lang w:val="en-GB"/>
        </w:rPr>
        <w:t xml:space="preserve">t select all </w:t>
      </w:r>
      <w:del w:id="647" w:author="Catarina Brancoi" w:date="2022-07-25T16:28:00Z">
        <w:r w:rsidRPr="001C2592" w:rsidDel="00476E1F">
          <w:rPr>
            <w:lang w:val="en-GB"/>
          </w:rPr>
          <w:delText xml:space="preserve">de </w:delText>
        </w:r>
      </w:del>
      <w:ins w:id="648" w:author="Catarina Brancoi" w:date="2022-07-25T16:28:00Z">
        <w:r w:rsidR="00476E1F">
          <w:rPr>
            <w:lang w:val="en-GB"/>
          </w:rPr>
          <w:t>the</w:t>
        </w:r>
        <w:r w:rsidR="00476E1F" w:rsidRPr="001C2592">
          <w:rPr>
            <w:lang w:val="en-GB"/>
          </w:rPr>
          <w:t xml:space="preserve"> </w:t>
        </w:r>
      </w:ins>
      <w:del w:id="649" w:author="Catarina Brancoi" w:date="2022-07-20T12:12:00Z">
        <w:r w:rsidRPr="001C2592" w:rsidDel="00E97DC2">
          <w:rPr>
            <w:lang w:val="en-GB"/>
          </w:rPr>
          <w:delText>summary statistics</w:delText>
        </w:r>
      </w:del>
      <w:ins w:id="650" w:author="Catarina Brancoi" w:date="2022-07-20T12:12:00Z">
        <w:r w:rsidR="00E97DC2">
          <w:rPr>
            <w:lang w:val="en-GB"/>
          </w:rPr>
          <w:t>SS</w:t>
        </w:r>
      </w:ins>
      <w:r w:rsidRPr="001C2592">
        <w:rPr>
          <w:lang w:val="en-GB"/>
        </w:rPr>
        <w:t xml:space="preserve">, only one file </w:t>
      </w:r>
      <w:del w:id="651" w:author="Catarina Brancoi" w:date="2022-07-25T16:30:00Z">
        <w:r w:rsidDel="00476E1F">
          <w:rPr>
            <w:lang w:val="en-GB"/>
          </w:rPr>
          <w:delText xml:space="preserve">called </w:delText>
        </w:r>
      </w:del>
      <w:del w:id="652" w:author="Catarina Brancoi" w:date="2022-07-25T16:31:00Z">
        <w:r w:rsidRPr="005F69EC" w:rsidDel="00C80C95">
          <w:rPr>
            <w:lang w:val="en-GB"/>
          </w:rPr>
          <w:delText>“</w:delText>
        </w:r>
        <w:r w:rsidRPr="00A943CA" w:rsidDel="00C80C95">
          <w:rPr>
            <w:i/>
            <w:lang w:val="en-GB"/>
          </w:rPr>
          <w:delText>Results_SS.pdf</w:delText>
        </w:r>
        <w:r w:rsidRPr="005F69EC" w:rsidDel="00C80C95">
          <w:rPr>
            <w:lang w:val="en-GB"/>
          </w:rPr>
          <w:delText xml:space="preserve">” </w:delText>
        </w:r>
      </w:del>
      <w:r>
        <w:rPr>
          <w:lang w:val="en-GB"/>
        </w:rPr>
        <w:t xml:space="preserve">is </w:t>
      </w:r>
      <w:r w:rsidRPr="001C2592">
        <w:rPr>
          <w:lang w:val="en-GB"/>
        </w:rPr>
        <w:t>created</w:t>
      </w:r>
      <w:r>
        <w:rPr>
          <w:lang w:val="en-GB"/>
        </w:rPr>
        <w:t xml:space="preserve"> </w:t>
      </w:r>
      <w:ins w:id="653" w:author="Catarina Brancoi" w:date="2022-07-25T16:31:00Z">
        <w:r w:rsidR="00C80C95">
          <w:rPr>
            <w:lang w:val="en-GB"/>
          </w:rPr>
          <w:t xml:space="preserve">(named </w:t>
        </w:r>
        <w:r w:rsidR="00C80C95" w:rsidRPr="005F69EC">
          <w:rPr>
            <w:lang w:val="en-GB"/>
          </w:rPr>
          <w:t>“</w:t>
        </w:r>
        <w:r w:rsidR="00C80C95" w:rsidRPr="00A943CA">
          <w:rPr>
            <w:i/>
            <w:lang w:val="en-GB"/>
          </w:rPr>
          <w:t>Results_SS.pdf</w:t>
        </w:r>
        <w:r w:rsidR="00C80C95" w:rsidRPr="005F69EC">
          <w:rPr>
            <w:lang w:val="en-GB"/>
          </w:rPr>
          <w:t>”</w:t>
        </w:r>
        <w:r w:rsidR="00C80C95">
          <w:rPr>
            <w:lang w:val="en-GB"/>
          </w:rPr>
          <w:t xml:space="preserve">) </w:t>
        </w:r>
      </w:ins>
      <w:r>
        <w:rPr>
          <w:lang w:val="en-GB"/>
        </w:rPr>
        <w:t xml:space="preserve">with the boxplots corresponding </w:t>
      </w:r>
      <w:del w:id="654" w:author="Catarina Brancoi" w:date="2022-07-25T16:31:00Z">
        <w:r w:rsidDel="00C80C95">
          <w:rPr>
            <w:lang w:val="en-GB"/>
          </w:rPr>
          <w:delText xml:space="preserve">with </w:delText>
        </w:r>
      </w:del>
      <w:ins w:id="655" w:author="Catarina Brancoi" w:date="2022-07-25T16:31:00Z">
        <w:r w:rsidR="00C80C95">
          <w:rPr>
            <w:lang w:val="en-GB"/>
          </w:rPr>
          <w:t xml:space="preserve">to </w:t>
        </w:r>
      </w:ins>
      <w:r>
        <w:rPr>
          <w:lang w:val="en-GB"/>
        </w:rPr>
        <w:t xml:space="preserve">the selected </w:t>
      </w:r>
      <w:del w:id="656" w:author="Catarina Brancoi" w:date="2022-07-20T12:12:00Z">
        <w:r w:rsidDel="00E97DC2">
          <w:rPr>
            <w:lang w:val="en-GB"/>
          </w:rPr>
          <w:delText>summary statistics</w:delText>
        </w:r>
      </w:del>
      <w:ins w:id="657" w:author="Catarina Brancoi" w:date="2022-07-20T12:12:00Z">
        <w:r w:rsidR="00E97DC2">
          <w:rPr>
            <w:lang w:val="en-GB"/>
          </w:rPr>
          <w:t>SS</w:t>
        </w:r>
      </w:ins>
      <w:r>
        <w:rPr>
          <w:lang w:val="en-GB"/>
        </w:rPr>
        <w:t xml:space="preserve">. For more information about the </w:t>
      </w:r>
      <w:del w:id="658" w:author="Catarina Brancoi" w:date="2022-07-20T12:12:00Z">
        <w:r w:rsidDel="00E97DC2">
          <w:rPr>
            <w:lang w:val="en-GB"/>
          </w:rPr>
          <w:delText>summary statistics</w:delText>
        </w:r>
      </w:del>
      <w:ins w:id="659" w:author="Catarina Brancoi" w:date="2022-07-20T12:12:00Z">
        <w:r w:rsidR="00E97DC2">
          <w:rPr>
            <w:lang w:val="en-GB"/>
          </w:rPr>
          <w:t>SS</w:t>
        </w:r>
      </w:ins>
      <w:r>
        <w:rPr>
          <w:lang w:val="en-GB"/>
        </w:rPr>
        <w:t xml:space="preserve"> see section</w:t>
      </w:r>
      <w:r w:rsidR="00321EC8">
        <w:rPr>
          <w:lang w:val="en-GB"/>
        </w:rPr>
        <w:t xml:space="preserve"> </w:t>
      </w:r>
      <w:r w:rsidR="006E4121">
        <w:rPr>
          <w:lang w:val="en-GB"/>
        </w:rPr>
        <w:t>5</w:t>
      </w:r>
      <w:r w:rsidR="00321EC8">
        <w:rPr>
          <w:lang w:val="en-GB"/>
        </w:rPr>
        <w:t>.2</w:t>
      </w:r>
      <w:r>
        <w:rPr>
          <w:lang w:val="en-GB"/>
        </w:rPr>
        <w:t>.</w:t>
      </w:r>
    </w:p>
    <w:p w14:paraId="4C9C364C" w14:textId="30EEB32A" w:rsidR="0040791F" w:rsidRPr="0040791F" w:rsidRDefault="0040791F" w:rsidP="0040791F">
      <w:pPr>
        <w:numPr>
          <w:ilvl w:val="0"/>
          <w:numId w:val="21"/>
        </w:numPr>
        <w:rPr>
          <w:lang w:val="en-GB"/>
        </w:rPr>
      </w:pPr>
      <w:r w:rsidRPr="005F69EC">
        <w:rPr>
          <w:lang w:val="en-GB"/>
        </w:rPr>
        <w:t>The file “</w:t>
      </w:r>
      <w:r w:rsidRPr="00573CED">
        <w:rPr>
          <w:i/>
          <w:lang w:val="en-GB"/>
        </w:rPr>
        <w:t>Histograms_SStats.pdf</w:t>
      </w:r>
      <w:r w:rsidRPr="005F69EC">
        <w:rPr>
          <w:lang w:val="en-GB"/>
        </w:rPr>
        <w:t xml:space="preserve">” shows a histogram </w:t>
      </w:r>
      <w:r>
        <w:rPr>
          <w:lang w:val="en-GB"/>
        </w:rPr>
        <w:t xml:space="preserve">of the </w:t>
      </w:r>
      <w:del w:id="660" w:author="Catarina Brancoi" w:date="2022-07-25T16:31:00Z">
        <w:r w:rsidDel="00C80C95">
          <w:rPr>
            <w:lang w:val="en-GB"/>
          </w:rPr>
          <w:delText xml:space="preserve">values of </w:delText>
        </w:r>
      </w:del>
      <w:del w:id="661" w:author="Catarina Brancoi" w:date="2022-07-20T12:12:00Z">
        <w:r w:rsidDel="00E97DC2">
          <w:rPr>
            <w:lang w:val="en-GB"/>
          </w:rPr>
          <w:delText>summary statistics</w:delText>
        </w:r>
      </w:del>
      <w:ins w:id="662" w:author="Catarina Brancoi" w:date="2022-07-20T12:12:00Z">
        <w:r w:rsidR="00E97DC2">
          <w:rPr>
            <w:lang w:val="en-GB"/>
          </w:rPr>
          <w:t>SS</w:t>
        </w:r>
      </w:ins>
      <w:r>
        <w:rPr>
          <w:lang w:val="en-GB"/>
        </w:rPr>
        <w:t xml:space="preserve"> </w:t>
      </w:r>
      <w:ins w:id="663" w:author="Catarina Brancoi" w:date="2022-07-25T16:32:00Z">
        <w:r w:rsidR="00C80C95">
          <w:rPr>
            <w:lang w:val="en-GB"/>
          </w:rPr>
          <w:t xml:space="preserve">values </w:t>
        </w:r>
      </w:ins>
      <w:r>
        <w:rPr>
          <w:lang w:val="en-GB"/>
        </w:rPr>
        <w:t xml:space="preserve">from the retained simulations </w:t>
      </w:r>
      <w:del w:id="664" w:author="Catarina Brancoi" w:date="2022-07-25T16:32:00Z">
        <w:r w:rsidRPr="005F69EC" w:rsidDel="00C80C95">
          <w:rPr>
            <w:lang w:val="en-GB"/>
          </w:rPr>
          <w:delText xml:space="preserve">for each </w:delText>
        </w:r>
      </w:del>
      <w:del w:id="665" w:author="Catarina Brancoi" w:date="2022-07-20T12:12:00Z">
        <w:r w:rsidRPr="005F69EC" w:rsidDel="00E97DC2">
          <w:rPr>
            <w:lang w:val="en-GB"/>
          </w:rPr>
          <w:delText>summary statistic</w:delText>
        </w:r>
      </w:del>
      <w:del w:id="666" w:author="Catarina Brancoi" w:date="2022-07-25T16:32:00Z">
        <w:r w:rsidRPr="005F69EC" w:rsidDel="00C80C95">
          <w:rPr>
            <w:lang w:val="en-GB"/>
          </w:rPr>
          <w:delText xml:space="preserve"> </w:delText>
        </w:r>
        <w:r w:rsidDel="00C80C95">
          <w:rPr>
            <w:lang w:val="en-GB"/>
          </w:rPr>
          <w:delText>considered for</w:delText>
        </w:r>
      </w:del>
      <w:ins w:id="667" w:author="Catarina Brancoi" w:date="2022-07-25T16:32:00Z">
        <w:r w:rsidR="00C80C95">
          <w:rPr>
            <w:lang w:val="en-GB"/>
          </w:rPr>
          <w:t>under</w:t>
        </w:r>
      </w:ins>
      <w:r>
        <w:rPr>
          <w:lang w:val="en-GB"/>
        </w:rPr>
        <w:t xml:space="preserve"> </w:t>
      </w:r>
      <w:ins w:id="668" w:author="Catarina Brancoi" w:date="2022-07-25T16:32:00Z">
        <w:r w:rsidR="00C80C95">
          <w:rPr>
            <w:lang w:val="en-GB"/>
          </w:rPr>
          <w:t xml:space="preserve">the evaluated </w:t>
        </w:r>
      </w:ins>
      <w:del w:id="669" w:author="Catarina Brancoi" w:date="2022-07-25T16:32:00Z">
        <w:r w:rsidDel="00C80C95">
          <w:rPr>
            <w:lang w:val="en-GB"/>
          </w:rPr>
          <w:delText xml:space="preserve">every </w:delText>
        </w:r>
      </w:del>
      <w:r>
        <w:rPr>
          <w:lang w:val="en-GB"/>
        </w:rPr>
        <w:t>substitution model</w:t>
      </w:r>
      <w:ins w:id="670" w:author="Catarina Brancoi" w:date="2022-07-25T16:32:00Z">
        <w:r w:rsidR="00C80C95">
          <w:rPr>
            <w:lang w:val="en-GB"/>
          </w:rPr>
          <w:t>(s)</w:t>
        </w:r>
      </w:ins>
      <w:del w:id="671" w:author="Catarina Brancoi" w:date="2022-07-25T16:32:00Z">
        <w:r w:rsidDel="00C80C95">
          <w:rPr>
            <w:lang w:val="en-GB"/>
          </w:rPr>
          <w:delText xml:space="preserve"> evaluated</w:delText>
        </w:r>
      </w:del>
      <w:r>
        <w:rPr>
          <w:lang w:val="en-GB"/>
        </w:rPr>
        <w:t>. V</w:t>
      </w:r>
      <w:r w:rsidRPr="005F69EC">
        <w:rPr>
          <w:lang w:val="en-GB"/>
        </w:rPr>
        <w:t>ertical blue line</w:t>
      </w:r>
      <w:r>
        <w:rPr>
          <w:lang w:val="en-GB"/>
        </w:rPr>
        <w:t>s</w:t>
      </w:r>
      <w:r w:rsidRPr="005F69EC">
        <w:rPr>
          <w:lang w:val="en-GB"/>
        </w:rPr>
        <w:t xml:space="preserve"> correspond</w:t>
      </w:r>
      <w:del w:id="672" w:author="Catarina Brancoi" w:date="2022-07-25T16:32:00Z">
        <w:r w:rsidDel="00C80C95">
          <w:rPr>
            <w:lang w:val="en-GB"/>
          </w:rPr>
          <w:delText>ing</w:delText>
        </w:r>
      </w:del>
      <w:r w:rsidRPr="005F69EC">
        <w:rPr>
          <w:lang w:val="en-GB"/>
        </w:rPr>
        <w:t xml:space="preserve"> to the value of the </w:t>
      </w:r>
      <w:del w:id="673" w:author="Catarina Brancoi" w:date="2022-07-20T12:12:00Z">
        <w:r w:rsidRPr="005F69EC" w:rsidDel="00E97DC2">
          <w:rPr>
            <w:lang w:val="en-GB"/>
          </w:rPr>
          <w:delText>summary statistic</w:delText>
        </w:r>
      </w:del>
      <w:ins w:id="674" w:author="Catarina Brancoi" w:date="2022-07-20T12:12:00Z">
        <w:r w:rsidR="00E97DC2">
          <w:rPr>
            <w:lang w:val="en-GB"/>
          </w:rPr>
          <w:t>SS</w:t>
        </w:r>
      </w:ins>
      <w:r w:rsidRPr="005F69EC">
        <w:rPr>
          <w:lang w:val="en-GB"/>
        </w:rPr>
        <w:t xml:space="preserve"> </w:t>
      </w:r>
      <w:r>
        <w:rPr>
          <w:lang w:val="en-GB"/>
        </w:rPr>
        <w:t xml:space="preserve">of </w:t>
      </w:r>
      <w:r w:rsidRPr="005F69EC">
        <w:rPr>
          <w:lang w:val="en-GB"/>
        </w:rPr>
        <w:t xml:space="preserve">the target </w:t>
      </w:r>
      <w:r>
        <w:rPr>
          <w:lang w:val="en-GB"/>
        </w:rPr>
        <w:t xml:space="preserve">sequences </w:t>
      </w:r>
      <w:r w:rsidRPr="005F69EC">
        <w:rPr>
          <w:lang w:val="en-GB"/>
        </w:rPr>
        <w:t>alignment</w:t>
      </w:r>
      <w:del w:id="675" w:author="Catarina Brancoi" w:date="2022-07-25T16:32:00Z">
        <w:r w:rsidDel="00C80C95">
          <w:rPr>
            <w:lang w:val="en-GB"/>
          </w:rPr>
          <w:delText xml:space="preserve"> are added</w:delText>
        </w:r>
      </w:del>
      <w:r w:rsidRPr="005F69EC">
        <w:rPr>
          <w:lang w:val="en-GB"/>
        </w:rPr>
        <w:t xml:space="preserve">. </w:t>
      </w:r>
      <w:r>
        <w:rPr>
          <w:lang w:val="en-GB"/>
        </w:rPr>
        <w:t xml:space="preserve">Ideally the histograms should have a </w:t>
      </w:r>
      <w:r w:rsidR="003F7A0B">
        <w:rPr>
          <w:lang w:val="en-GB"/>
        </w:rPr>
        <w:t>g</w:t>
      </w:r>
      <w:r>
        <w:rPr>
          <w:lang w:val="en-GB"/>
        </w:rPr>
        <w:t xml:space="preserve">aussian-like shape with the blue line in the centre of the distribution. These plots are used to assess if the model assumed for the simulations fits well the data.  </w:t>
      </w:r>
    </w:p>
    <w:p w14:paraId="4788BC37" w14:textId="4A657908"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xml:space="preserve">” shows a </w:t>
      </w:r>
      <w:ins w:id="676" w:author="Catarina Brancoi" w:date="2022-07-25T16:34:00Z">
        <w:r w:rsidR="00C80C95" w:rsidRPr="005F69EC">
          <w:rPr>
            <w:lang w:val="en-GB"/>
          </w:rPr>
          <w:t xml:space="preserve">histogram </w:t>
        </w:r>
      </w:ins>
      <w:del w:id="677" w:author="Catarina Brancoi" w:date="2022-07-25T16:34:00Z">
        <w:r w:rsidR="000A28A2" w:rsidDel="00C80C95">
          <w:rPr>
            <w:lang w:val="en-GB"/>
          </w:rPr>
          <w:delText>bar plot</w:delText>
        </w:r>
        <w:r w:rsidDel="00C80C95">
          <w:rPr>
            <w:lang w:val="en-GB"/>
          </w:rPr>
          <w:delText xml:space="preserve"> </w:delText>
        </w:r>
      </w:del>
      <w:r>
        <w:rPr>
          <w:lang w:val="en-GB"/>
        </w:rPr>
        <w:t xml:space="preserve">of </w:t>
      </w:r>
      <w:del w:id="678" w:author="Catarina Brancoi" w:date="2022-07-25T16:34:00Z">
        <w:r w:rsidDel="00C80C95">
          <w:rPr>
            <w:lang w:val="en-GB"/>
          </w:rPr>
          <w:delText xml:space="preserve">every </w:delText>
        </w:r>
      </w:del>
      <w:ins w:id="679" w:author="Catarina Brancoi" w:date="2022-07-25T16:34:00Z">
        <w:r w:rsidR="00C80C95">
          <w:rPr>
            <w:lang w:val="en-GB"/>
          </w:rPr>
          <w:t xml:space="preserve">for each evaluated </w:t>
        </w:r>
      </w:ins>
      <w:r>
        <w:rPr>
          <w:lang w:val="en-GB"/>
        </w:rPr>
        <w:t xml:space="preserve">substitution model </w:t>
      </w:r>
      <w:del w:id="680" w:author="Catarina Brancoi" w:date="2022-07-25T16:34:00Z">
        <w:r w:rsidDel="00C80C95">
          <w:rPr>
            <w:lang w:val="en-GB"/>
          </w:rPr>
          <w:delText xml:space="preserve">tested </w:delText>
        </w:r>
      </w:del>
      <w:r>
        <w:rPr>
          <w:lang w:val="en-GB"/>
        </w:rPr>
        <w:t>represent</w:t>
      </w:r>
      <w:r w:rsidR="000A28A2">
        <w:rPr>
          <w:lang w:val="en-GB"/>
        </w:rPr>
        <w:t>ing</w:t>
      </w:r>
      <w:r w:rsidRPr="006D72A1">
        <w:rPr>
          <w:lang w:val="en-GB"/>
        </w:rPr>
        <w:t xml:space="preserve"> the median of the distance between accepted </w:t>
      </w:r>
      <w:r w:rsidR="000A28A2">
        <w:rPr>
          <w:lang w:val="en-GB"/>
        </w:rPr>
        <w:t xml:space="preserve">simulations </w:t>
      </w:r>
      <w:del w:id="681" w:author="Catarina Brancoi" w:date="2022-07-20T12:12:00Z">
        <w:r w:rsidRPr="006D72A1" w:rsidDel="00E97DC2">
          <w:rPr>
            <w:lang w:val="en-GB"/>
          </w:rPr>
          <w:delText>summary statistics</w:delText>
        </w:r>
        <w:r w:rsidR="000A28A2" w:rsidDel="00E97DC2">
          <w:rPr>
            <w:lang w:val="en-GB"/>
          </w:rPr>
          <w:delText xml:space="preserve"> </w:delText>
        </w:r>
      </w:del>
      <w:ins w:id="682" w:author="Catarina Brancoi" w:date="2022-07-20T12:12:00Z">
        <w:r w:rsidR="00E97DC2">
          <w:rPr>
            <w:lang w:val="en-GB"/>
          </w:rPr>
          <w:t xml:space="preserve">SS </w:t>
        </w:r>
      </w:ins>
      <w:r w:rsidR="000A28A2">
        <w:rPr>
          <w:lang w:val="en-GB"/>
        </w:rPr>
        <w:t>(bars)</w:t>
      </w:r>
      <w:r w:rsidRPr="006D72A1">
        <w:rPr>
          <w:lang w:val="en-GB"/>
        </w:rPr>
        <w:t xml:space="preserve"> and observed ones</w:t>
      </w:r>
      <w:r>
        <w:rPr>
          <w:lang w:val="en-GB"/>
        </w:rPr>
        <w:t xml:space="preserve"> (blue line). </w:t>
      </w:r>
      <w:r w:rsidR="000A28A2">
        <w:rPr>
          <w:lang w:val="en-GB"/>
        </w:rPr>
        <w:t xml:space="preserve">The </w:t>
      </w:r>
      <w:ins w:id="683" w:author="Catarina Brancoi" w:date="2022-07-25T16:34:00Z">
        <w:r w:rsidR="00C80C95">
          <w:rPr>
            <w:lang w:val="en-GB"/>
          </w:rPr>
          <w:t>p</w:t>
        </w:r>
      </w:ins>
      <w:del w:id="684" w:author="Catarina Brancoi" w:date="2022-07-25T16:34:00Z">
        <w:r w:rsidR="000A28A2" w:rsidRPr="00E72CC5" w:rsidDel="00C80C95">
          <w:rPr>
            <w:lang w:val="en-GB"/>
          </w:rPr>
          <w:delText>P</w:delText>
        </w:r>
      </w:del>
      <w:r w:rsidR="000A28A2" w:rsidRPr="00E72CC5">
        <w:rPr>
          <w:lang w:val="en-GB"/>
        </w:rPr>
        <w:t xml:space="preserve">-value </w:t>
      </w:r>
      <w:r w:rsidR="000A28A2">
        <w:rPr>
          <w:lang w:val="en-GB"/>
        </w:rPr>
        <w:t xml:space="preserve">is also computed </w:t>
      </w:r>
      <w:r w:rsidR="000A28A2" w:rsidRPr="00E72CC5">
        <w:rPr>
          <w:lang w:val="en-GB"/>
        </w:rPr>
        <w:t xml:space="preserve">to test the </w:t>
      </w:r>
      <w:r w:rsidR="000A28A2">
        <w:rPr>
          <w:lang w:val="en-GB"/>
        </w:rPr>
        <w:t>fit</w:t>
      </w:r>
      <w:r w:rsidR="000A28A2" w:rsidRPr="00E72CC5">
        <w:rPr>
          <w:lang w:val="en-GB"/>
        </w:rPr>
        <w:t xml:space="preserve"> to </w:t>
      </w:r>
      <w:r w:rsidR="000A28A2">
        <w:rPr>
          <w:lang w:val="en-GB"/>
        </w:rPr>
        <w:t>every substitution</w:t>
      </w:r>
      <w:r w:rsidR="000A28A2" w:rsidRPr="00E72CC5">
        <w:rPr>
          <w:lang w:val="en-GB"/>
        </w:rPr>
        <w:t xml:space="preserve"> model</w:t>
      </w:r>
      <w:ins w:id="685" w:author="Catarina Brancoi" w:date="2022-07-25T16:35:00Z">
        <w:r w:rsidR="00C80C95">
          <w:rPr>
            <w:lang w:val="en-GB"/>
          </w:rPr>
          <w:t xml:space="preserve"> (and showed in the file “</w:t>
        </w:r>
        <w:r w:rsidR="00C80C95" w:rsidRPr="00C80C95">
          <w:rPr>
            <w:i/>
            <w:iCs/>
            <w:lang w:val="en-GB"/>
            <w:rPrChange w:id="686" w:author="Catarina Brancoi" w:date="2022-07-25T16:35:00Z">
              <w:rPr>
                <w:lang w:val="en-GB"/>
              </w:rPr>
            </w:rPrChange>
          </w:rPr>
          <w:t>Results_tex</w:t>
        </w:r>
        <w:r w:rsidR="00C80C95">
          <w:rPr>
            <w:i/>
            <w:iCs/>
            <w:lang w:val="en-GB"/>
          </w:rPr>
          <w:t>t”</w:t>
        </w:r>
        <w:r w:rsidR="00C80C95">
          <w:rPr>
            <w:lang w:val="en-GB"/>
          </w:rPr>
          <w:t>)</w:t>
        </w:r>
      </w:ins>
      <w:r w:rsidR="000A28A2" w:rsidRPr="00E72CC5">
        <w:rPr>
          <w:lang w:val="en-GB"/>
        </w:rPr>
        <w:t>.</w:t>
      </w:r>
    </w:p>
    <w:p w14:paraId="63A9743A" w14:textId="189A8B05"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ins w:id="687" w:author="Catarina Brancoi" w:date="2022-07-25T16:36:00Z">
        <w:r w:rsidR="00CE6ADF">
          <w:rPr>
            <w:lang w:val="en-GB"/>
          </w:rPr>
          <w:t xml:space="preserve">a </w:t>
        </w:r>
      </w:ins>
      <w:r>
        <w:rPr>
          <w:lang w:val="en-GB"/>
        </w:rPr>
        <w:t xml:space="preserve">plot of the two first principal components of a </w:t>
      </w:r>
      <w:r w:rsidRPr="005F69EC">
        <w:rPr>
          <w:lang w:val="en-GB"/>
        </w:rPr>
        <w:t xml:space="preserve">principal component analysis (PCA) </w:t>
      </w:r>
      <w:r>
        <w:rPr>
          <w:lang w:val="en-GB"/>
        </w:rPr>
        <w:t>o</w:t>
      </w:r>
      <w:r w:rsidR="0065438E">
        <w:rPr>
          <w:lang w:val="en-GB"/>
        </w:rPr>
        <w:t>f</w:t>
      </w:r>
      <w:r w:rsidRPr="005F69EC">
        <w:rPr>
          <w:lang w:val="en-GB"/>
        </w:rPr>
        <w:t xml:space="preserve"> the </w:t>
      </w:r>
      <w:r w:rsidR="0065438E">
        <w:rPr>
          <w:lang w:val="en-GB"/>
        </w:rPr>
        <w:t xml:space="preserve">SS values of the </w:t>
      </w:r>
      <w:r>
        <w:rPr>
          <w:lang w:val="en-GB"/>
        </w:rPr>
        <w:t xml:space="preserve">considered </w:t>
      </w:r>
      <w:r w:rsidR="0065438E">
        <w:rPr>
          <w:lang w:val="en-GB"/>
        </w:rPr>
        <w:t>substitution model</w:t>
      </w:r>
      <w:ins w:id="688" w:author="Catarina Brancoi" w:date="2022-07-25T16:36:00Z">
        <w:r w:rsidR="00CE6ADF">
          <w:rPr>
            <w:lang w:val="en-GB"/>
          </w:rPr>
          <w:t>(</w:t>
        </w:r>
      </w:ins>
      <w:r w:rsidR="0065438E">
        <w:rPr>
          <w:lang w:val="en-GB"/>
        </w:rPr>
        <w:t>s</w:t>
      </w:r>
      <w:ins w:id="689" w:author="Catarina Brancoi" w:date="2022-07-25T16:36:00Z">
        <w:r w:rsidR="00CE6ADF">
          <w:rPr>
            <w:lang w:val="en-GB"/>
          </w:rPr>
          <w:t>)</w:t>
        </w:r>
      </w:ins>
      <w:r w:rsidRPr="005F69EC">
        <w:rPr>
          <w:lang w:val="en-GB"/>
        </w:rPr>
        <w:t xml:space="preserve">. </w:t>
      </w:r>
      <w:r>
        <w:rPr>
          <w:lang w:val="en-GB"/>
        </w:rPr>
        <w:t>The black</w:t>
      </w:r>
      <w:r w:rsidRPr="005F69EC">
        <w:rPr>
          <w:lang w:val="en-GB"/>
        </w:rPr>
        <w:t xml:space="preserve"> </w:t>
      </w:r>
      <w:r>
        <w:rPr>
          <w:lang w:val="en-GB"/>
        </w:rPr>
        <w:t>cross</w:t>
      </w:r>
      <w:r w:rsidRPr="005F69EC">
        <w:rPr>
          <w:lang w:val="en-GB"/>
        </w:rPr>
        <w:t xml:space="preserve"> </w:t>
      </w:r>
      <w:r>
        <w:rPr>
          <w:lang w:val="en-GB"/>
        </w:rPr>
        <w:t xml:space="preserve">corresponds to </w:t>
      </w:r>
      <w:del w:id="690" w:author="Catarina Brancoi" w:date="2022-07-25T16:36:00Z">
        <w:r w:rsidDel="00CE6ADF">
          <w:rPr>
            <w:lang w:val="en-GB"/>
          </w:rPr>
          <w:delText xml:space="preserve">a sample of </w:delText>
        </w:r>
      </w:del>
      <w:r>
        <w:rPr>
          <w:lang w:val="en-GB"/>
        </w:rPr>
        <w:t xml:space="preserve">the target sequences alignment and </w:t>
      </w:r>
      <w:ins w:id="691" w:author="Catarina Brancoi" w:date="2022-07-25T16:36:00Z">
        <w:r w:rsidR="00CE6ADF">
          <w:rPr>
            <w:lang w:val="en-GB"/>
          </w:rPr>
          <w:t xml:space="preserve">the </w:t>
        </w:r>
      </w:ins>
      <w:r>
        <w:rPr>
          <w:lang w:val="en-GB"/>
        </w:rPr>
        <w:t xml:space="preserve">area inside the </w:t>
      </w:r>
      <w:del w:id="692" w:author="Catarina Brancoi" w:date="2022-07-25T16:37:00Z">
        <w:r w:rsidDel="00CE6ADF">
          <w:rPr>
            <w:lang w:val="en-GB"/>
          </w:rPr>
          <w:delText>colo</w:delText>
        </w:r>
      </w:del>
      <w:ins w:id="693" w:author="Catarina Brancoi" w:date="2022-07-25T16:37:00Z">
        <w:r w:rsidR="00CE6ADF">
          <w:rPr>
            <w:lang w:val="en-GB"/>
          </w:rPr>
          <w:t>coloured</w:t>
        </w:r>
      </w:ins>
      <w:del w:id="694" w:author="Catarina Brancoi" w:date="2022-07-25T16:36:00Z">
        <w:r w:rsidDel="00CE6ADF">
          <w:rPr>
            <w:lang w:val="en-GB"/>
          </w:rPr>
          <w:delText>urs</w:delText>
        </w:r>
      </w:del>
      <w:r>
        <w:rPr>
          <w:lang w:val="en-GB"/>
        </w:rPr>
        <w:t xml:space="preserve"> lines represent the retained simulations. Ideally</w:t>
      </w:r>
      <w:ins w:id="695" w:author="Catarina Brancoi" w:date="2022-07-25T16:37:00Z">
        <w:r w:rsidR="00CE6ADF">
          <w:rPr>
            <w:lang w:val="en-GB"/>
          </w:rPr>
          <w:t>,</w:t>
        </w:r>
      </w:ins>
      <w:r>
        <w:rPr>
          <w:lang w:val="en-GB"/>
        </w:rPr>
        <w:t xml:space="preserve"> the black cross </w:t>
      </w:r>
      <w:del w:id="696" w:author="Catarina Brancoi" w:date="2022-07-25T16:37:00Z">
        <w:r w:rsidDel="00CE6ADF">
          <w:rPr>
            <w:lang w:val="en-GB"/>
          </w:rPr>
          <w:delText xml:space="preserve">will </w:delText>
        </w:r>
      </w:del>
      <w:ins w:id="697" w:author="Catarina Brancoi" w:date="2022-07-25T16:37:00Z">
        <w:r w:rsidR="00CE6ADF">
          <w:rPr>
            <w:lang w:val="en-GB"/>
          </w:rPr>
          <w:t xml:space="preserve">falls </w:t>
        </w:r>
      </w:ins>
      <w:del w:id="698" w:author="Catarina Brancoi" w:date="2022-07-25T16:37:00Z">
        <w:r w:rsidDel="00CE6ADF">
          <w:rPr>
            <w:lang w:val="en-GB"/>
          </w:rPr>
          <w:delText xml:space="preserve">be </w:delText>
        </w:r>
      </w:del>
      <w:r>
        <w:rPr>
          <w:lang w:val="en-GB"/>
        </w:rPr>
        <w:t xml:space="preserve">inside </w:t>
      </w:r>
      <w:ins w:id="699" w:author="Catarina Brancoi" w:date="2022-07-25T16:37:00Z">
        <w:r w:rsidR="00CE6ADF">
          <w:rPr>
            <w:lang w:val="en-GB"/>
          </w:rPr>
          <w:t xml:space="preserve">of </w:t>
        </w:r>
      </w:ins>
      <w:r>
        <w:rPr>
          <w:lang w:val="en-GB"/>
        </w:rPr>
        <w:t>only one model</w:t>
      </w:r>
      <w:del w:id="700" w:author="Catarina Brancoi" w:date="2022-07-25T16:37:00Z">
        <w:r w:rsidDel="00CE6ADF">
          <w:rPr>
            <w:lang w:val="en-GB"/>
          </w:rPr>
          <w:delText xml:space="preserve"> area</w:delText>
        </w:r>
      </w:del>
      <w:r>
        <w:rPr>
          <w:lang w:val="en-GB"/>
        </w:rPr>
        <w:t>. This plot is also used to assess if the model assumed for the simulations fits well the data.</w:t>
      </w:r>
      <w:r w:rsidRPr="005F69EC">
        <w:rPr>
          <w:lang w:val="en-GB"/>
        </w:rPr>
        <w:t xml:space="preserve"> </w:t>
      </w:r>
    </w:p>
    <w:p w14:paraId="57100208" w14:textId="1E78AA99" w:rsidR="004B4F1B" w:rsidRPr="004B4F1B" w:rsidRDefault="00EF7B6A" w:rsidP="004B4F1B">
      <w:pPr>
        <w:numPr>
          <w:ilvl w:val="0"/>
          <w:numId w:val="21"/>
        </w:numPr>
        <w:rPr>
          <w:lang w:val="en-GB"/>
        </w:rPr>
      </w:pPr>
      <w:r>
        <w:rPr>
          <w:lang w:val="en-GB"/>
        </w:rPr>
        <w:t>The file “</w:t>
      </w:r>
      <w:r w:rsidRPr="00EF7B6A">
        <w:rPr>
          <w:i/>
          <w:iCs/>
          <w:lang w:val="en-GB"/>
        </w:rPr>
        <w:t>Results_ConfusionMatrix_100samp</w:t>
      </w:r>
      <w:r w:rsidR="00C8562F">
        <w:rPr>
          <w:i/>
          <w:iCs/>
          <w:lang w:val="en-GB"/>
        </w:rPr>
        <w:t>SSSimulations</w:t>
      </w:r>
      <w:r w:rsidRPr="00EF7B6A">
        <w:rPr>
          <w:i/>
          <w:iCs/>
          <w:lang w:val="en-GB"/>
        </w:rPr>
        <w:t>.pdf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r w:rsidR="004F62BA">
        <w:rPr>
          <w:lang w:val="en-GB"/>
        </w:rPr>
        <w:t xml:space="preserve"> Note that the name </w:t>
      </w:r>
      <w:r w:rsidR="004B4F1B">
        <w:rPr>
          <w:lang w:val="en-GB"/>
        </w:rPr>
        <w:t>will change depending on the number of ABC iterations selected (i.e.</w:t>
      </w:r>
      <w:ins w:id="701" w:author="Catarina Brancoi" w:date="2022-07-20T12:12:00Z">
        <w:r w:rsidR="00E97DC2">
          <w:rPr>
            <w:lang w:val="en-GB"/>
          </w:rPr>
          <w:t>,</w:t>
        </w:r>
      </w:ins>
      <w:r w:rsidR="004B4F1B">
        <w:rPr>
          <w:lang w:val="en-GB"/>
        </w:rPr>
        <w:t xml:space="preserve"> “</w:t>
      </w:r>
      <w:r w:rsidR="004B4F1B" w:rsidRPr="00EF7B6A">
        <w:rPr>
          <w:i/>
          <w:iCs/>
          <w:lang w:val="en-GB"/>
        </w:rPr>
        <w:t>Results_ConfusionMatrix_10samp</w:t>
      </w:r>
      <w:r w:rsidR="004B4F1B">
        <w:rPr>
          <w:i/>
          <w:iCs/>
          <w:lang w:val="en-GB"/>
        </w:rPr>
        <w:t>SSSimulations</w:t>
      </w:r>
      <w:r w:rsidR="004B4F1B" w:rsidRPr="00EF7B6A">
        <w:rPr>
          <w:i/>
          <w:iCs/>
          <w:lang w:val="en-GB"/>
        </w:rPr>
        <w:t>.pdf</w:t>
      </w:r>
      <w:r w:rsidR="004B4F1B">
        <w:rPr>
          <w:i/>
          <w:iCs/>
          <w:lang w:val="en-GB"/>
        </w:rPr>
        <w:t>” or “</w:t>
      </w:r>
      <w:r w:rsidR="004B4F1B" w:rsidRPr="00EF7B6A">
        <w:rPr>
          <w:i/>
          <w:iCs/>
          <w:lang w:val="en-GB"/>
        </w:rPr>
        <w:t>Results_ConfusionMatrix_1</w:t>
      </w:r>
      <w:r w:rsidR="004B4F1B">
        <w:rPr>
          <w:i/>
          <w:iCs/>
          <w:lang w:val="en-GB"/>
        </w:rPr>
        <w:t>000</w:t>
      </w:r>
      <w:r w:rsidR="004B4F1B" w:rsidRPr="00EF7B6A">
        <w:rPr>
          <w:i/>
          <w:iCs/>
          <w:lang w:val="en-GB"/>
        </w:rPr>
        <w:t>samp</w:t>
      </w:r>
      <w:r w:rsidR="004B4F1B">
        <w:rPr>
          <w:i/>
          <w:iCs/>
          <w:lang w:val="en-GB"/>
        </w:rPr>
        <w:t>SSSimulations</w:t>
      </w:r>
      <w:r w:rsidR="004B4F1B" w:rsidRPr="00EF7B6A">
        <w:rPr>
          <w:i/>
          <w:iCs/>
          <w:lang w:val="en-GB"/>
        </w:rPr>
        <w:t>.</w:t>
      </w:r>
      <w:commentRangeStart w:id="702"/>
      <w:r w:rsidR="004B4F1B" w:rsidRPr="00EF7B6A">
        <w:rPr>
          <w:i/>
          <w:iCs/>
          <w:lang w:val="en-GB"/>
        </w:rPr>
        <w:t>pdf</w:t>
      </w:r>
      <w:commentRangeEnd w:id="702"/>
      <w:r w:rsidR="00CE6ADF">
        <w:rPr>
          <w:rStyle w:val="CommentReference"/>
        </w:rPr>
        <w:commentReference w:id="702"/>
      </w:r>
      <w:r w:rsidR="004B4F1B">
        <w:rPr>
          <w:i/>
          <w:iCs/>
          <w:lang w:val="en-GB"/>
        </w:rPr>
        <w:t>”).</w:t>
      </w:r>
    </w:p>
    <w:p w14:paraId="071C8DA6" w14:textId="1D497B9A" w:rsidR="0040791F" w:rsidRPr="004014CB" w:rsidRDefault="002E699B" w:rsidP="004014CB">
      <w:pPr>
        <w:numPr>
          <w:ilvl w:val="0"/>
          <w:numId w:val="21"/>
        </w:numPr>
        <w:rPr>
          <w:lang w:val="en-GB"/>
        </w:rPr>
      </w:pPr>
      <w:r>
        <w:rPr>
          <w:lang w:val="en-GB"/>
        </w:rPr>
        <w:t>The file “</w:t>
      </w:r>
      <w:r w:rsidRPr="002E699B">
        <w:rPr>
          <w:i/>
          <w:iCs/>
          <w:lang w:val="en-GB"/>
        </w:rPr>
        <w:t>Scaterplots_SStatsVSParams</w:t>
      </w:r>
      <w:r>
        <w:rPr>
          <w:i/>
          <w:iCs/>
          <w:lang w:val="en-GB"/>
        </w:rPr>
        <w:t>.pdf</w:t>
      </w:r>
      <w:r>
        <w:rPr>
          <w:iCs/>
          <w:lang w:val="en-GB"/>
        </w:rPr>
        <w:t xml:space="preserve">” shows </w:t>
      </w:r>
      <w:r w:rsidRPr="005F69EC">
        <w:rPr>
          <w:lang w:val="en-GB"/>
        </w:rPr>
        <w:t xml:space="preserve">a scatter plot of </w:t>
      </w:r>
      <w:r>
        <w:rPr>
          <w:lang w:val="en-GB"/>
        </w:rPr>
        <w:t xml:space="preserve">the values of the SS and </w:t>
      </w:r>
      <w:ins w:id="703" w:author="Catarina Brancoi" w:date="2022-07-25T16:39:00Z">
        <w:r w:rsidR="00CE6ADF">
          <w:rPr>
            <w:lang w:val="en-GB"/>
          </w:rPr>
          <w:t>the</w:t>
        </w:r>
      </w:ins>
      <w:ins w:id="704" w:author="Catarina Brancoi" w:date="2022-07-25T16:40:00Z">
        <w:r w:rsidR="00CE6ADF">
          <w:rPr>
            <w:lang w:val="en-GB"/>
          </w:rPr>
          <w:t xml:space="preserve"> </w:t>
        </w:r>
      </w:ins>
      <w:r>
        <w:rPr>
          <w:lang w:val="en-GB"/>
        </w:rPr>
        <w:t xml:space="preserve">corresponding values of </w:t>
      </w:r>
      <w:r w:rsidR="004014CB" w:rsidRPr="00EC1A8E">
        <w:rPr>
          <w:i/>
          <w:iCs/>
          <w:lang w:val="en-GB"/>
        </w:rPr>
        <w:t>θ</w:t>
      </w:r>
      <w:r w:rsidR="004014CB">
        <w:rPr>
          <w:lang w:val="en-GB"/>
        </w:rPr>
        <w:t xml:space="preserve"> </w:t>
      </w:r>
      <w:r>
        <w:rPr>
          <w:lang w:val="en-GB"/>
        </w:rPr>
        <w:t>prior distribution.</w:t>
      </w:r>
      <w:r w:rsidRPr="005F69EC">
        <w:rPr>
          <w:lang w:val="en-GB"/>
        </w:rPr>
        <w:t xml:space="preserve"> </w:t>
      </w:r>
      <w:r>
        <w:rPr>
          <w:lang w:val="en-GB"/>
        </w:rPr>
        <w:t xml:space="preserve">Again, </w:t>
      </w:r>
      <w:ins w:id="705" w:author="Catarina Brancoi" w:date="2022-07-25T16:39:00Z">
        <w:r w:rsidR="00CE6ADF">
          <w:rPr>
            <w:lang w:val="en-GB"/>
          </w:rPr>
          <w:t>the</w:t>
        </w:r>
      </w:ins>
      <w:del w:id="706" w:author="Catarina Brancoi" w:date="2022-07-25T16:39:00Z">
        <w:r w:rsidDel="00CE6ADF">
          <w:rPr>
            <w:lang w:val="en-GB"/>
          </w:rPr>
          <w:delText>a</w:delText>
        </w:r>
      </w:del>
      <w:r>
        <w:rPr>
          <w:lang w:val="en-GB"/>
        </w:rPr>
        <w:t xml:space="preserve"> blue line correspond</w:t>
      </w:r>
      <w:ins w:id="707" w:author="Catarina Brancoi" w:date="2022-07-25T16:39:00Z">
        <w:r w:rsidR="00CE6ADF">
          <w:rPr>
            <w:lang w:val="en-GB"/>
          </w:rPr>
          <w:t>s</w:t>
        </w:r>
      </w:ins>
      <w:del w:id="708" w:author="Catarina Brancoi" w:date="2022-07-25T16:39:00Z">
        <w:r w:rsidDel="00CE6ADF">
          <w:rPr>
            <w:lang w:val="en-GB"/>
          </w:rPr>
          <w:delText>ing</w:delText>
        </w:r>
      </w:del>
      <w:r>
        <w:rPr>
          <w:lang w:val="en-GB"/>
        </w:rPr>
        <w:t xml:space="preserve"> to the value of the </w:t>
      </w:r>
      <w:del w:id="709" w:author="Catarina Brancoi" w:date="2022-07-20T12:13:00Z">
        <w:r w:rsidDel="00E97DC2">
          <w:rPr>
            <w:lang w:val="en-GB"/>
          </w:rPr>
          <w:delText>summary statistic</w:delText>
        </w:r>
      </w:del>
      <w:ins w:id="710" w:author="Catarina Brancoi" w:date="2022-07-20T12:13:00Z">
        <w:r w:rsidR="00E97DC2">
          <w:rPr>
            <w:lang w:val="en-GB"/>
          </w:rPr>
          <w:t>SS</w:t>
        </w:r>
      </w:ins>
      <w:r>
        <w:rPr>
          <w:lang w:val="en-GB"/>
        </w:rPr>
        <w:t xml:space="preserve"> of the target sequences alignment</w:t>
      </w:r>
      <w:del w:id="711" w:author="Catarina Brancoi" w:date="2022-07-25T16:39:00Z">
        <w:r w:rsidDel="00CE6ADF">
          <w:rPr>
            <w:lang w:val="en-GB"/>
          </w:rPr>
          <w:delText xml:space="preserve"> is added</w:delText>
        </w:r>
      </w:del>
      <w:r>
        <w:rPr>
          <w:lang w:val="en-GB"/>
        </w:rPr>
        <w:t>. Ideally</w:t>
      </w:r>
      <w:ins w:id="712" w:author="Catarina Brancoi" w:date="2022-07-25T16:39:00Z">
        <w:r w:rsidR="00CE6ADF">
          <w:rPr>
            <w:lang w:val="en-GB"/>
          </w:rPr>
          <w:t>,</w:t>
        </w:r>
      </w:ins>
      <w:r>
        <w:rPr>
          <w:lang w:val="en-GB"/>
        </w:rPr>
        <w:t xml:space="preserve"> the blue line </w:t>
      </w:r>
      <w:r w:rsidR="0040791F">
        <w:rPr>
          <w:lang w:val="en-GB"/>
        </w:rPr>
        <w:t xml:space="preserve">and points should be as close as possible, </w:t>
      </w:r>
      <w:ins w:id="713" w:author="Catarina Brancoi" w:date="2022-07-25T16:39:00Z">
        <w:r w:rsidR="00CE6ADF">
          <w:rPr>
            <w:lang w:val="en-GB"/>
          </w:rPr>
          <w:t xml:space="preserve">and </w:t>
        </w:r>
      </w:ins>
      <w:ins w:id="714" w:author="Catarina Brancoi" w:date="2022-07-25T16:40:00Z">
        <w:r w:rsidR="00CE6ADF">
          <w:rPr>
            <w:lang w:val="en-GB"/>
          </w:rPr>
          <w:t xml:space="preserve">the latter </w:t>
        </w:r>
      </w:ins>
      <w:r w:rsidR="0040791F" w:rsidRPr="0040791F">
        <w:rPr>
          <w:lang w:val="en-GB"/>
        </w:rPr>
        <w:t>evenly distributed</w:t>
      </w:r>
      <w:r w:rsidR="0040791F">
        <w:rPr>
          <w:lang w:val="en-GB"/>
        </w:rPr>
        <w:t xml:space="preserve"> across substitution rate per site</w:t>
      </w:r>
      <w:del w:id="715" w:author="Catarina Brancoi" w:date="2022-07-25T16:40:00Z">
        <w:r w:rsidR="0040791F" w:rsidDel="00CE6ADF">
          <w:rPr>
            <w:lang w:val="en-GB"/>
          </w:rPr>
          <w:delText xml:space="preserve"> prior distribution</w:delText>
        </w:r>
      </w:del>
      <w:r w:rsidR="0040791F">
        <w:rPr>
          <w:lang w:val="en-GB"/>
        </w:rPr>
        <w:t>.</w:t>
      </w:r>
    </w:p>
    <w:p w14:paraId="750C2605" w14:textId="309A764F"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w:t>
      </w:r>
      <w:ins w:id="716" w:author="Catarina Brancoi" w:date="2022-07-25T16:41:00Z">
        <w:r w:rsidR="00CE6ADF">
          <w:rPr>
            <w:lang w:val="en-GB"/>
          </w:rPr>
          <w:t>ly</w:t>
        </w:r>
      </w:ins>
      <w:r w:rsidR="00DF632D">
        <w:rPr>
          <w:lang w:val="en-GB"/>
        </w:rPr>
        <w:t>t, the confusion matrix</w:t>
      </w:r>
      <w:r w:rsidR="004A5CD3">
        <w:rPr>
          <w:lang w:val="en-GB"/>
        </w:rPr>
        <w:t xml:space="preserve"> followed by a</w:t>
      </w:r>
      <w:r w:rsidR="00AC09F9">
        <w:rPr>
          <w:lang w:val="en-GB"/>
        </w:rPr>
        <w:t>n ABC method</w:t>
      </w:r>
      <w:r w:rsidR="004A5CD3">
        <w:rPr>
          <w:lang w:val="en-GB"/>
        </w:rPr>
        <w:t xml:space="preserve"> matrix, </w:t>
      </w:r>
      <w:del w:id="717" w:author="Catarina Brancoi" w:date="2022-07-25T16:41:00Z">
        <w:r w:rsidR="004A5CD3" w:rsidDel="00CE6ADF">
          <w:rPr>
            <w:lang w:val="en-GB"/>
          </w:rPr>
          <w:delText>second</w:delText>
        </w:r>
      </w:del>
      <w:ins w:id="718" w:author="Catarina Brancoi" w:date="2022-07-25T16:41:00Z">
        <w:r w:rsidR="00CE6ADF">
          <w:rPr>
            <w:lang w:val="en-GB"/>
          </w:rPr>
          <w:t>then</w:t>
        </w:r>
      </w:ins>
      <w:del w:id="719" w:author="Catarina Brancoi" w:date="2022-07-25T16:41:00Z">
        <w:r w:rsidR="004A5CD3" w:rsidDel="00CE6ADF">
          <w:rPr>
            <w:lang w:val="en-GB"/>
          </w:rPr>
          <w:delText>,</w:delText>
        </w:r>
      </w:del>
      <w:r w:rsidR="004A5CD3">
        <w:rPr>
          <w:lang w:val="en-GB"/>
        </w:rPr>
        <w:t xml:space="preserve"> the best-fitting substitution model estimation followed by a </w:t>
      </w:r>
      <w:r w:rsidR="003C2660">
        <w:rPr>
          <w:lang w:val="en-GB"/>
        </w:rPr>
        <w:t>b</w:t>
      </w:r>
      <w:r w:rsidR="004A5CD3">
        <w:rPr>
          <w:lang w:val="en-GB"/>
        </w:rPr>
        <w:t xml:space="preserve">ayes </w:t>
      </w:r>
      <w:r w:rsidR="00AC09F9">
        <w:rPr>
          <w:lang w:val="en-GB"/>
        </w:rPr>
        <w:t xml:space="preserve">factors </w:t>
      </w:r>
      <w:r w:rsidR="004A5CD3">
        <w:rPr>
          <w:lang w:val="en-GB"/>
        </w:rPr>
        <w:t>matrix</w:t>
      </w:r>
      <w:ins w:id="720" w:author="Catarina Brancoi" w:date="2022-07-25T16:41:00Z">
        <w:r w:rsidR="009E6DE6">
          <w:rPr>
            <w:lang w:val="en-GB"/>
          </w:rPr>
          <w:t>,</w:t>
        </w:r>
      </w:ins>
      <w:r w:rsidR="004A5CD3">
        <w:rPr>
          <w:lang w:val="en-GB"/>
        </w:rPr>
        <w:t xml:space="preserve"> and finally the </w:t>
      </w:r>
      <w:ins w:id="721" w:author="Catarina Brancoi" w:date="2022-07-25T16:41:00Z">
        <w:r w:rsidR="009E6DE6">
          <w:rPr>
            <w:lang w:val="en-GB"/>
          </w:rPr>
          <w:t>p</w:t>
        </w:r>
      </w:ins>
      <w:del w:id="722" w:author="Catarina Brancoi" w:date="2022-07-25T16:41:00Z">
        <w:r w:rsidR="003C2660" w:rsidDel="009E6DE6">
          <w:rPr>
            <w:lang w:val="en-GB"/>
          </w:rPr>
          <w:delText>P</w:delText>
        </w:r>
      </w:del>
      <w:r w:rsidR="003C2660">
        <w:rPr>
          <w:lang w:val="en-GB"/>
        </w:rPr>
        <w:t>-</w:t>
      </w:r>
      <w:r w:rsidR="004A5CD3">
        <w:rPr>
          <w:lang w:val="en-GB"/>
        </w:rPr>
        <w:t xml:space="preserve">value of the goodness of fit analyses </w:t>
      </w:r>
      <w:r w:rsidR="00AC09F9">
        <w:rPr>
          <w:lang w:val="en-GB"/>
        </w:rPr>
        <w:t xml:space="preserve">followed by simulations distances. </w:t>
      </w:r>
    </w:p>
    <w:p w14:paraId="76DCC4A3" w14:textId="640191E8" w:rsidR="00582902" w:rsidRDefault="004014CB" w:rsidP="00582902">
      <w:pPr>
        <w:numPr>
          <w:ilvl w:val="0"/>
          <w:numId w:val="21"/>
        </w:numPr>
        <w:rPr>
          <w:lang w:val="en-GB"/>
        </w:rPr>
      </w:pPr>
      <w:r>
        <w:rPr>
          <w:lang w:val="en-GB"/>
        </w:rPr>
        <w:t>A</w:t>
      </w:r>
      <w:r w:rsidR="00133807">
        <w:rPr>
          <w:lang w:val="en-GB"/>
        </w:rPr>
        <w:t xml:space="preserve"> </w:t>
      </w:r>
      <w:commentRangeStart w:id="723"/>
      <w:r w:rsidR="00133807">
        <w:rPr>
          <w:lang w:val="en-GB"/>
        </w:rPr>
        <w:t>copy</w:t>
      </w:r>
      <w:commentRangeEnd w:id="723"/>
      <w:r w:rsidR="009E6DE6">
        <w:rPr>
          <w:rStyle w:val="CommentReference"/>
        </w:rPr>
        <w:commentReference w:id="723"/>
      </w:r>
      <w:r w:rsidR="00133807">
        <w:rPr>
          <w:lang w:val="en-GB"/>
        </w:rPr>
        <w:t xml:space="preserve"> of t</w:t>
      </w:r>
      <w:r w:rsidR="00582902" w:rsidRPr="005F69EC">
        <w:rPr>
          <w:lang w:val="en-GB"/>
        </w:rPr>
        <w:t xml:space="preserve">he </w:t>
      </w:r>
      <w:del w:id="724" w:author="Catarina Brancoi" w:date="2022-07-20T12:13:00Z">
        <w:r w:rsidR="00582902" w:rsidRPr="005F69EC" w:rsidDel="00E97DC2">
          <w:rPr>
            <w:lang w:val="en-GB"/>
          </w:rPr>
          <w:delText>summary statistics</w:delText>
        </w:r>
      </w:del>
      <w:ins w:id="725" w:author="Catarina Brancoi" w:date="2022-07-20T12:13:00Z">
        <w:r w:rsidR="00E97DC2">
          <w:rPr>
            <w:lang w:val="en-GB"/>
          </w:rPr>
          <w:t>SS</w:t>
        </w:r>
      </w:ins>
      <w:r w:rsidR="00582902" w:rsidRPr="005F69EC">
        <w:rPr>
          <w:lang w:val="en-GB"/>
        </w:rPr>
        <w:t xml:space="preserve"> computed from each simulated data are printed in</w:t>
      </w:r>
      <w:r w:rsidR="00582902">
        <w:rPr>
          <w:lang w:val="en-GB"/>
        </w:rPr>
        <w:t xml:space="preserve"> </w:t>
      </w:r>
      <w:r w:rsidR="00582902" w:rsidRPr="005F69EC">
        <w:rPr>
          <w:lang w:val="en-GB"/>
        </w:rPr>
        <w:t>“</w:t>
      </w:r>
      <w:r w:rsidR="00582902" w:rsidRPr="00573CED">
        <w:rPr>
          <w:i/>
          <w:lang w:val="en-GB"/>
        </w:rPr>
        <w:t>SS</w:t>
      </w:r>
      <w:r w:rsidR="00133807">
        <w:rPr>
          <w:i/>
          <w:lang w:val="en-GB"/>
        </w:rPr>
        <w:t>S</w:t>
      </w:r>
      <w:r w:rsidR="00582902" w:rsidRPr="00573CED">
        <w:rPr>
          <w:i/>
          <w:lang w:val="en-GB"/>
        </w:rPr>
        <w:t>imulations.csv</w:t>
      </w:r>
      <w:r w:rsidR="00582902" w:rsidRPr="005F69EC">
        <w:rPr>
          <w:lang w:val="en-GB"/>
        </w:rPr>
        <w:t>”</w:t>
      </w:r>
      <w:r w:rsidR="00582902">
        <w:rPr>
          <w:lang w:val="en-GB"/>
        </w:rPr>
        <w:t xml:space="preserve"> file.</w:t>
      </w:r>
    </w:p>
    <w:p w14:paraId="0E708CD1" w14:textId="0CA578A7" w:rsidR="00582902" w:rsidRPr="005F69EC" w:rsidRDefault="004014CB" w:rsidP="00582902">
      <w:pPr>
        <w:numPr>
          <w:ilvl w:val="0"/>
          <w:numId w:val="21"/>
        </w:numPr>
        <w:rPr>
          <w:lang w:val="en-GB"/>
        </w:rPr>
      </w:pPr>
      <w:r>
        <w:rPr>
          <w:lang w:val="en-GB"/>
        </w:rPr>
        <w:t>A</w:t>
      </w:r>
      <w:r w:rsidR="00133807">
        <w:rPr>
          <w:lang w:val="en-GB"/>
        </w:rPr>
        <w:t xml:space="preserve"> copy of t</w:t>
      </w:r>
      <w:r w:rsidR="00133807" w:rsidRPr="005F69EC">
        <w:rPr>
          <w:lang w:val="en-GB"/>
        </w:rPr>
        <w:t>he</w:t>
      </w:r>
      <w:r w:rsidR="00582902" w:rsidRPr="005F69EC">
        <w:rPr>
          <w:lang w:val="en-GB"/>
        </w:rPr>
        <w:t xml:space="preserve"> </w:t>
      </w:r>
      <w:commentRangeStart w:id="726"/>
      <w:del w:id="727" w:author="Catarina Brancoi" w:date="2022-07-20T12:13:00Z">
        <w:r w:rsidR="00582902" w:rsidRPr="005F69EC" w:rsidDel="00E97DC2">
          <w:rPr>
            <w:lang w:val="en-GB"/>
          </w:rPr>
          <w:delText>summary statistics</w:delText>
        </w:r>
      </w:del>
      <w:ins w:id="728" w:author="Catarina Brancoi" w:date="2022-07-20T12:13:00Z">
        <w:r w:rsidR="00E97DC2">
          <w:rPr>
            <w:lang w:val="en-GB"/>
          </w:rPr>
          <w:t>SS</w:t>
        </w:r>
      </w:ins>
      <w:commentRangeEnd w:id="726"/>
      <w:ins w:id="729" w:author="Catarina Brancoi" w:date="2022-07-25T16:43:00Z">
        <w:r w:rsidR="009E6DE6">
          <w:rPr>
            <w:rStyle w:val="CommentReference"/>
          </w:rPr>
          <w:commentReference w:id="726"/>
        </w:r>
      </w:ins>
      <w:r w:rsidR="00582902" w:rsidRPr="005F69EC">
        <w:rPr>
          <w:lang w:val="en-GB"/>
        </w:rPr>
        <w:t xml:space="preserve"> computed from the target </w:t>
      </w:r>
      <w:r w:rsidR="00582902">
        <w:rPr>
          <w:lang w:val="en-GB"/>
        </w:rPr>
        <w:t>multiple</w:t>
      </w:r>
      <w:r w:rsidR="00582902" w:rsidRPr="005F69EC">
        <w:rPr>
          <w:lang w:val="en-GB"/>
        </w:rPr>
        <w:t xml:space="preserve"> alignment </w:t>
      </w:r>
      <w:r w:rsidR="00582902">
        <w:rPr>
          <w:lang w:val="en-GB"/>
        </w:rPr>
        <w:t xml:space="preserve">of protein sequences </w:t>
      </w:r>
      <w:r w:rsidR="00582902" w:rsidRPr="005F69EC">
        <w:rPr>
          <w:lang w:val="en-GB"/>
        </w:rPr>
        <w:t>are printed in</w:t>
      </w:r>
      <w:r w:rsidR="00582902">
        <w:rPr>
          <w:lang w:val="en-GB"/>
        </w:rPr>
        <w:t xml:space="preserve"> </w:t>
      </w:r>
      <w:r w:rsidR="00582902" w:rsidRPr="005F69EC">
        <w:rPr>
          <w:lang w:val="en-GB"/>
        </w:rPr>
        <w:t>th</w:t>
      </w:r>
      <w:r w:rsidR="00582902">
        <w:rPr>
          <w:lang w:val="en-GB"/>
        </w:rPr>
        <w:t>e</w:t>
      </w:r>
      <w:r w:rsidR="00582902" w:rsidRPr="005F69EC">
        <w:rPr>
          <w:lang w:val="en-GB"/>
        </w:rPr>
        <w:t xml:space="preserve"> “</w:t>
      </w:r>
      <w:r w:rsidR="00582902" w:rsidRPr="00573CED">
        <w:rPr>
          <w:i/>
          <w:lang w:val="en-GB"/>
        </w:rPr>
        <w:t>SSRealData.</w:t>
      </w:r>
      <w:r w:rsidR="00582902">
        <w:rPr>
          <w:i/>
          <w:lang w:val="en-GB"/>
        </w:rPr>
        <w:t>csv</w:t>
      </w:r>
      <w:r w:rsidR="00582902" w:rsidRPr="005F69EC">
        <w:rPr>
          <w:lang w:val="en-GB"/>
        </w:rPr>
        <w:t>”</w:t>
      </w:r>
      <w:r w:rsidR="00582902">
        <w:rPr>
          <w:lang w:val="en-GB"/>
        </w:rPr>
        <w:t xml:space="preserve"> file.</w:t>
      </w:r>
    </w:p>
    <w:p w14:paraId="0ED6DB1C" w14:textId="74A866FF" w:rsidR="00582902" w:rsidRDefault="004014CB" w:rsidP="00582902">
      <w:pPr>
        <w:numPr>
          <w:ilvl w:val="0"/>
          <w:numId w:val="21"/>
        </w:numPr>
        <w:rPr>
          <w:lang w:val="en-GB"/>
        </w:rPr>
      </w:pPr>
      <w:del w:id="730" w:author="Catarina Brancoi" w:date="2022-07-25T16:43:00Z">
        <w:r w:rsidDel="009E6DE6">
          <w:rPr>
            <w:lang w:val="en-GB"/>
          </w:rPr>
          <w:delText>A</w:delText>
        </w:r>
        <w:r w:rsidR="00133807" w:rsidDel="009E6DE6">
          <w:rPr>
            <w:lang w:val="en-GB"/>
          </w:rPr>
          <w:delText xml:space="preserve"> copy of t</w:delText>
        </w:r>
      </w:del>
      <w:ins w:id="731" w:author="Catarina Brancoi" w:date="2022-07-25T16:43:00Z">
        <w:r w:rsidR="009E6DE6">
          <w:rPr>
            <w:lang w:val="en-GB"/>
          </w:rPr>
          <w:t>T</w:t>
        </w:r>
      </w:ins>
      <w:r w:rsidR="00133807"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sidR="00133807">
        <w:rPr>
          <w:i/>
          <w:lang w:val="en-GB"/>
        </w:rPr>
        <w:t>txt</w:t>
      </w:r>
      <w:r w:rsidR="00582902" w:rsidRPr="005F69EC">
        <w:rPr>
          <w:lang w:val="en-GB"/>
        </w:rPr>
        <w:t xml:space="preserve">” </w:t>
      </w:r>
      <w:r w:rsidR="00582902">
        <w:rPr>
          <w:lang w:val="en-GB"/>
        </w:rPr>
        <w:t xml:space="preserve">shows the values sampled from the </w:t>
      </w:r>
      <w:ins w:id="732" w:author="Catarina Brancoi" w:date="2022-07-25T16:43:00Z">
        <w:r w:rsidR="009E6DE6">
          <w:rPr>
            <w:lang w:val="en-GB"/>
          </w:rPr>
          <w:t xml:space="preserve">prior distribution of the </w:t>
        </w:r>
      </w:ins>
      <w:r w:rsidR="00582902">
        <w:rPr>
          <w:lang w:val="en-GB"/>
        </w:rPr>
        <w:t xml:space="preserve">substitution rate </w:t>
      </w:r>
      <w:del w:id="733" w:author="Catarina Brancoi" w:date="2022-07-25T16:43:00Z">
        <w:r w:rsidR="00582902" w:rsidDel="009E6DE6">
          <w:rPr>
            <w:lang w:val="en-GB"/>
          </w:rPr>
          <w:delText xml:space="preserve">prior distribution </w:delText>
        </w:r>
      </w:del>
      <w:r w:rsidR="00582902">
        <w:rPr>
          <w:lang w:val="en-GB"/>
        </w:rPr>
        <w:t xml:space="preserve">and its corresponding </w:t>
      </w:r>
      <w:r w:rsidR="00B025BC" w:rsidRPr="00EC1A8E">
        <w:rPr>
          <w:i/>
          <w:iCs/>
          <w:lang w:val="en-GB"/>
        </w:rPr>
        <w:t>θ</w:t>
      </w:r>
      <w:r w:rsidR="00582902">
        <w:rPr>
          <w:lang w:val="en-GB"/>
        </w:rPr>
        <w:t xml:space="preserve"> value.</w:t>
      </w:r>
    </w:p>
    <w:p w14:paraId="63A088F4" w14:textId="713146B2" w:rsidR="00582902" w:rsidRPr="009F721A" w:rsidDel="009E6DE6" w:rsidRDefault="00582902" w:rsidP="00582902">
      <w:pPr>
        <w:numPr>
          <w:ilvl w:val="0"/>
          <w:numId w:val="21"/>
        </w:numPr>
        <w:rPr>
          <w:del w:id="734" w:author="Catarina Brancoi" w:date="2022-07-25T16:44:00Z"/>
          <w:lang w:val="en-GB"/>
        </w:rPr>
      </w:pPr>
      <w:del w:id="735" w:author="Catarina Brancoi" w:date="2022-07-25T16:44:00Z">
        <w:r w:rsidDel="009E6DE6">
          <w:rPr>
            <w:lang w:val="en-GB"/>
          </w:rPr>
          <w:delText>The script “</w:delText>
        </w:r>
        <w:r w:rsidRPr="00F566BA" w:rsidDel="009E6DE6">
          <w:rPr>
            <w:i/>
            <w:iCs/>
            <w:lang w:val="en-GB"/>
          </w:rPr>
          <w:delText>ABCAnalysis.r</w:delText>
        </w:r>
        <w:r w:rsidDel="009E6DE6">
          <w:rPr>
            <w:lang w:val="en-GB"/>
          </w:rPr>
          <w:delText>” contains all the instructions to the ABC estimation phase and to create all the plots.</w:delText>
        </w:r>
      </w:del>
    </w:p>
    <w:p w14:paraId="20B2D2EE" w14:textId="77777777" w:rsidR="00582902" w:rsidRDefault="00582902" w:rsidP="00582902">
      <w:pPr>
        <w:rPr>
          <w:lang w:val="en-US"/>
        </w:rPr>
      </w:pPr>
    </w:p>
    <w:p w14:paraId="0752C995" w14:textId="38D09631" w:rsidR="00582902" w:rsidRDefault="00133807" w:rsidP="00582902">
      <w:pPr>
        <w:pStyle w:val="Heading3"/>
        <w:numPr>
          <w:ilvl w:val="2"/>
          <w:numId w:val="8"/>
        </w:numPr>
        <w:rPr>
          <w:lang w:val="en-US"/>
        </w:rPr>
      </w:pPr>
      <w:bookmarkStart w:id="736" w:name="_Toc105763159"/>
      <w:r>
        <w:rPr>
          <w:lang w:val="en-US"/>
        </w:rPr>
        <w:t>Simulations</w:t>
      </w:r>
      <w:r w:rsidR="00582902">
        <w:rPr>
          <w:lang w:val="en-US"/>
        </w:rPr>
        <w:t>Outputs</w:t>
      </w:r>
      <w:bookmarkEnd w:id="736"/>
      <w:commentRangeStart w:id="737"/>
    </w:p>
    <w:p w14:paraId="7874805A" w14:textId="11EF7CB6" w:rsidR="00133807" w:rsidRDefault="00133807" w:rsidP="00133807">
      <w:pPr>
        <w:numPr>
          <w:ilvl w:val="0"/>
          <w:numId w:val="21"/>
        </w:numPr>
        <w:rPr>
          <w:lang w:val="en-GB"/>
        </w:rPr>
      </w:pPr>
      <w:r>
        <w:rPr>
          <w:lang w:val="en-GB"/>
        </w:rPr>
        <w:t>The other copy</w:t>
      </w:r>
      <w:r w:rsidRPr="00133807">
        <w:rPr>
          <w:lang w:val="en-GB"/>
        </w:rPr>
        <w:t xml:space="preserve"> </w:t>
      </w:r>
      <w:r>
        <w:rPr>
          <w:lang w:val="en-GB"/>
        </w:rPr>
        <w:t>of t</w:t>
      </w:r>
      <w:r w:rsidRPr="005F69EC">
        <w:rPr>
          <w:lang w:val="en-GB"/>
        </w:rPr>
        <w:t xml:space="preserve">he </w:t>
      </w:r>
      <w:del w:id="738" w:author="Catarina Brancoi" w:date="2022-07-20T12:13:00Z">
        <w:r w:rsidRPr="005F69EC" w:rsidDel="00A05A8F">
          <w:rPr>
            <w:lang w:val="en-GB"/>
          </w:rPr>
          <w:delText>summary statistics</w:delText>
        </w:r>
      </w:del>
      <w:ins w:id="739" w:author="Catarina Brancoi" w:date="2022-07-20T12:13:00Z">
        <w:r w:rsidR="00A05A8F">
          <w:rPr>
            <w:lang w:val="en-GB"/>
          </w:rPr>
          <w:t>SS</w:t>
        </w:r>
      </w:ins>
      <w:r w:rsidRPr="005F69EC">
        <w:rPr>
          <w:lang w:val="en-GB"/>
        </w:rPr>
        <w:t xml:space="preserve"> computed from each simulated data are printed in</w:t>
      </w:r>
      <w:r>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7727D503" w14:textId="5A4A9911" w:rsidR="00133807" w:rsidRPr="005F69EC" w:rsidRDefault="00133807" w:rsidP="00133807">
      <w:pPr>
        <w:numPr>
          <w:ilvl w:val="0"/>
          <w:numId w:val="21"/>
        </w:numPr>
        <w:rPr>
          <w:lang w:val="en-GB"/>
        </w:rPr>
      </w:pPr>
      <w:r>
        <w:rPr>
          <w:lang w:val="en-GB"/>
        </w:rPr>
        <w:t>The other copy of t</w:t>
      </w:r>
      <w:r w:rsidRPr="005F69EC">
        <w:rPr>
          <w:lang w:val="en-GB"/>
        </w:rPr>
        <w:t xml:space="preserve">he </w:t>
      </w:r>
      <w:del w:id="740" w:author="Catarina Brancoi" w:date="2022-07-20T12:13:00Z">
        <w:r w:rsidRPr="005F69EC" w:rsidDel="00A05A8F">
          <w:rPr>
            <w:lang w:val="en-GB"/>
          </w:rPr>
          <w:delText>summary statistics</w:delText>
        </w:r>
      </w:del>
      <w:ins w:id="741" w:author="Catarina Brancoi" w:date="2022-07-20T12:13:00Z">
        <w:r w:rsidR="00A05A8F">
          <w:rPr>
            <w:lang w:val="en-GB"/>
          </w:rPr>
          <w:t>SS</w:t>
        </w:r>
      </w:ins>
      <w:r w:rsidRPr="005F69EC">
        <w:rPr>
          <w:lang w:val="en-GB"/>
        </w:rPr>
        <w:t xml:space="preserve"> computed from the target </w:t>
      </w:r>
      <w:r>
        <w:rPr>
          <w:lang w:val="en-GB"/>
        </w:rPr>
        <w:t>multiple</w:t>
      </w:r>
      <w:r w:rsidRPr="005F69EC">
        <w:rPr>
          <w:lang w:val="en-GB"/>
        </w:rPr>
        <w:t xml:space="preserve"> alignment </w:t>
      </w:r>
      <w:r>
        <w:rPr>
          <w:lang w:val="en-GB"/>
        </w:rPr>
        <w:t xml:space="preserve">of protein sequences </w:t>
      </w:r>
      <w:r w:rsidRPr="005F69EC">
        <w:rPr>
          <w:lang w:val="en-GB"/>
        </w:rPr>
        <w:t>are printed in</w:t>
      </w:r>
      <w:r>
        <w:rPr>
          <w:lang w:val="en-GB"/>
        </w:rPr>
        <w:t xml:space="preserve"> </w:t>
      </w:r>
      <w:r w:rsidRPr="005F69EC">
        <w:rPr>
          <w:lang w:val="en-GB"/>
        </w:rPr>
        <w:t>th</w:t>
      </w:r>
      <w:r>
        <w:rPr>
          <w:lang w:val="en-GB"/>
        </w:rPr>
        <w:t>e</w:t>
      </w:r>
      <w:r w:rsidRPr="005F69EC">
        <w:rPr>
          <w:lang w:val="en-GB"/>
        </w:rPr>
        <w:t xml:space="preserve"> “</w:t>
      </w:r>
      <w:r w:rsidRPr="00573CED">
        <w:rPr>
          <w:i/>
          <w:lang w:val="en-GB"/>
        </w:rPr>
        <w:t>SSRealData.</w:t>
      </w:r>
      <w:r>
        <w:rPr>
          <w:i/>
          <w:lang w:val="en-GB"/>
        </w:rPr>
        <w:t>csv</w:t>
      </w:r>
      <w:r w:rsidRPr="005F69EC">
        <w:rPr>
          <w:lang w:val="en-GB"/>
        </w:rPr>
        <w:t>”</w:t>
      </w:r>
      <w:r>
        <w:rPr>
          <w:lang w:val="en-GB"/>
        </w:rPr>
        <w:t xml:space="preserve"> file.</w:t>
      </w:r>
    </w:p>
    <w:p w14:paraId="0E0C19CC" w14:textId="2521F364" w:rsidR="00582902" w:rsidRPr="00133807" w:rsidRDefault="00133807" w:rsidP="00133807">
      <w:pPr>
        <w:numPr>
          <w:ilvl w:val="0"/>
          <w:numId w:val="21"/>
        </w:numPr>
        <w:rPr>
          <w:lang w:val="en-GB"/>
        </w:rPr>
      </w:pPr>
      <w:r>
        <w:rPr>
          <w:lang w:val="en-GB"/>
        </w:rPr>
        <w:t>The other copy of t</w:t>
      </w:r>
      <w:r w:rsidRPr="005F69EC">
        <w:rPr>
          <w:lang w:val="en-GB"/>
        </w:rPr>
        <w:t>he</w:t>
      </w:r>
      <w:r w:rsidRPr="00032495">
        <w:rPr>
          <w:lang w:val="en-GB"/>
        </w:rPr>
        <w:t xml:space="preserve"> </w:t>
      </w:r>
      <w:r>
        <w:rPr>
          <w:lang w:val="en-GB"/>
        </w:rPr>
        <w:t xml:space="preserve">file </w:t>
      </w:r>
      <w:r w:rsidRPr="005F69EC">
        <w:rPr>
          <w:lang w:val="en-GB"/>
        </w:rPr>
        <w:t>“</w:t>
      </w:r>
      <w:r w:rsidRPr="00573CED">
        <w:rPr>
          <w:i/>
          <w:lang w:val="en-GB"/>
        </w:rPr>
        <w:t>PSimulations.</w:t>
      </w:r>
      <w:r>
        <w:rPr>
          <w:i/>
          <w:lang w:val="en-GB"/>
        </w:rPr>
        <w:t>txt</w:t>
      </w:r>
      <w:r w:rsidRPr="005F69EC">
        <w:rPr>
          <w:lang w:val="en-GB"/>
        </w:rPr>
        <w:t xml:space="preserve">” </w:t>
      </w:r>
      <w:r>
        <w:rPr>
          <w:lang w:val="en-GB"/>
        </w:rPr>
        <w:t xml:space="preserve">shows the values sampled from the substitution rate prior distribution and its corresponding </w:t>
      </w:r>
      <w:r>
        <w:rPr>
          <w:rStyle w:val="hgkelc"/>
        </w:rPr>
        <w:t>θ</w:t>
      </w:r>
      <w:r>
        <w:rPr>
          <w:lang w:val="en-GB"/>
        </w:rPr>
        <w:t xml:space="preserve"> value.</w:t>
      </w:r>
    </w:p>
    <w:p w14:paraId="01465139" w14:textId="1D3E6F76" w:rsidR="00582902" w:rsidRDefault="00582902" w:rsidP="00582902">
      <w:pPr>
        <w:numPr>
          <w:ilvl w:val="0"/>
          <w:numId w:val="23"/>
        </w:numPr>
        <w:rPr>
          <w:lang w:val="en-GB"/>
        </w:rPr>
      </w:pPr>
      <w:r w:rsidRPr="005F69EC">
        <w:rPr>
          <w:lang w:val="en-GB"/>
        </w:rPr>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commentRangeEnd w:id="737"/>
      <w:r w:rsidR="00380A07">
        <w:rPr>
          <w:rStyle w:val="CommentReference"/>
        </w:rPr>
        <w:commentReference w:id="737"/>
      </w:r>
    </w:p>
    <w:p w14:paraId="3F281E83" w14:textId="01274CFA" w:rsidR="00C77887" w:rsidRDefault="00C77887" w:rsidP="00C77887">
      <w:pPr>
        <w:rPr>
          <w:lang w:val="en-GB"/>
        </w:rPr>
      </w:pPr>
    </w:p>
    <w:p w14:paraId="5BC0CDF0" w14:textId="5AAEC9E2" w:rsidR="00C77887" w:rsidRPr="00C77887" w:rsidRDefault="00C77887" w:rsidP="00C77887">
      <w:pPr>
        <w:rPr>
          <w:lang w:val="en-GB"/>
        </w:rPr>
      </w:pPr>
      <w:r>
        <w:rPr>
          <w:i/>
          <w:iCs/>
          <w:lang w:val="en-GB"/>
        </w:rPr>
        <w:t>ProtModel</w:t>
      </w:r>
      <w:r>
        <w:rPr>
          <w:lang w:val="en-GB"/>
        </w:rPr>
        <w:t xml:space="preserve"> executables files created during the framework execution will be place</w:t>
      </w:r>
      <w:ins w:id="742" w:author="Catarina Brancoi" w:date="2022-07-25T16:47:00Z">
        <w:r w:rsidR="00380A07">
          <w:rPr>
            <w:lang w:val="en-GB"/>
          </w:rPr>
          <w:t>d</w:t>
        </w:r>
      </w:ins>
      <w:del w:id="743" w:author="Catarina Brancoi" w:date="2022-07-25T16:47:00Z">
        <w:r w:rsidDel="00380A07">
          <w:rPr>
            <w:lang w:val="en-GB"/>
          </w:rPr>
          <w:delText>s</w:delText>
        </w:r>
      </w:del>
      <w:r>
        <w:rPr>
          <w:lang w:val="en-GB"/>
        </w:rPr>
        <w:t xml:space="preserve"> in this directory to allow user to modify code to adapt it to their corresponding clusters.</w:t>
      </w:r>
    </w:p>
    <w:p w14:paraId="01A6AE55" w14:textId="77777777" w:rsidR="00582902" w:rsidRPr="00F566BA" w:rsidRDefault="00582902" w:rsidP="00582902">
      <w:pPr>
        <w:pStyle w:val="ListParagraph"/>
        <w:rPr>
          <w:lang w:val="en-US"/>
        </w:rPr>
      </w:pPr>
    </w:p>
    <w:p w14:paraId="727AB650" w14:textId="77777777" w:rsidR="00582902" w:rsidRDefault="00582902" w:rsidP="00582902">
      <w:pPr>
        <w:pStyle w:val="Heading2"/>
        <w:numPr>
          <w:ilvl w:val="1"/>
          <w:numId w:val="8"/>
        </w:numPr>
        <w:rPr>
          <w:lang w:val="en-US"/>
        </w:rPr>
      </w:pPr>
      <w:bookmarkStart w:id="744" w:name="_Toc105763160"/>
      <w:r>
        <w:rPr>
          <w:lang w:val="en-US"/>
        </w:rPr>
        <w:t>Re-analysing data</w:t>
      </w:r>
      <w:bookmarkEnd w:id="744"/>
    </w:p>
    <w:p w14:paraId="68B112AE" w14:textId="5674622B"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w:t>
      </w:r>
      <w:del w:id="745" w:author="Catarina Brancoi" w:date="2022-07-25T16:48:00Z">
        <w:r w:rsidDel="00380A07">
          <w:rPr>
            <w:lang w:val="en-GB"/>
          </w:rPr>
          <w:delText xml:space="preserve">high </w:delText>
        </w:r>
      </w:del>
      <w:r>
        <w:rPr>
          <w:lang w:val="en-GB"/>
        </w:rPr>
        <w:t xml:space="preserve">time-consuming simulation </w:t>
      </w:r>
      <w:r w:rsidR="004B4F1B">
        <w:rPr>
          <w:lang w:val="en-GB"/>
        </w:rPr>
        <w:t xml:space="preserve">and SS calculation </w:t>
      </w:r>
      <w:r>
        <w:rPr>
          <w:lang w:val="en-GB"/>
        </w:rPr>
        <w:t>phase</w:t>
      </w:r>
      <w:r w:rsidR="004B4F1B">
        <w:rPr>
          <w:lang w:val="en-GB"/>
        </w:rPr>
        <w:t>s</w:t>
      </w:r>
      <w:r>
        <w:rPr>
          <w:lang w:val="en-GB"/>
        </w:rPr>
        <w:t>.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497C570B" w:rsidR="00582902" w:rsidRPr="00A756D4" w:rsidRDefault="00582902" w:rsidP="00582902">
      <w:pPr>
        <w:rPr>
          <w:lang w:val="en-GB"/>
        </w:rPr>
      </w:pPr>
      <w:r>
        <w:rPr>
          <w:lang w:val="en-GB"/>
        </w:rPr>
        <w:t xml:space="preserve">- </w:t>
      </w:r>
      <w:r w:rsidRPr="00A756D4">
        <w:rPr>
          <w:lang w:val="en-GB"/>
        </w:rPr>
        <w:t>ABC iterations</w:t>
      </w:r>
      <w:ins w:id="746" w:author="Catarina Brancoi" w:date="2022-07-25T16:48:00Z">
        <w:r w:rsidR="00380A07">
          <w:rPr>
            <w:lang w:val="en-GB"/>
          </w:rPr>
          <w:t>, which</w:t>
        </w:r>
      </w:ins>
      <w:ins w:id="747" w:author="Catarina Brancoi" w:date="2022-07-25T16:49:00Z">
        <w:r w:rsidR="00380A07">
          <w:rPr>
            <w:lang w:val="en-GB"/>
          </w:rPr>
          <w:t xml:space="preserve"> </w:t>
        </w:r>
      </w:ins>
      <w:del w:id="748" w:author="Catarina Brancoi" w:date="2022-07-25T16:48:00Z">
        <w:r w:rsidRPr="00A756D4" w:rsidDel="00380A07">
          <w:rPr>
            <w:lang w:val="en-GB"/>
          </w:rPr>
          <w:delText xml:space="preserve">. </w:delText>
        </w:r>
        <w:r w:rsidDel="00380A07">
          <w:rPr>
            <w:lang w:val="en-GB"/>
          </w:rPr>
          <w:delText xml:space="preserve">This setting </w:delText>
        </w:r>
      </w:del>
      <w:r>
        <w:rPr>
          <w:lang w:val="en-GB"/>
        </w:rPr>
        <w:t>defines the n</w:t>
      </w:r>
      <w:r w:rsidRPr="00A756D4">
        <w:rPr>
          <w:lang w:val="en-GB"/>
        </w:rPr>
        <w:t xml:space="preserve">umber of simulations to consider in the ABC analysis. </w:t>
      </w:r>
      <w:r>
        <w:rPr>
          <w:lang w:val="en-GB"/>
        </w:rPr>
        <w:t xml:space="preserve">By </w:t>
      </w:r>
      <w:del w:id="749" w:author="Catarina Brancoi" w:date="2022-07-25T16:49:00Z">
        <w:r w:rsidDel="00380A07">
          <w:rPr>
            <w:lang w:val="en-GB"/>
          </w:rPr>
          <w:delText xml:space="preserve">considering </w:delText>
        </w:r>
      </w:del>
      <w:ins w:id="750" w:author="Catarina Brancoi" w:date="2022-07-25T16:49:00Z">
        <w:r w:rsidR="00380A07">
          <w:rPr>
            <w:lang w:val="en-GB"/>
          </w:rPr>
          <w:t xml:space="preserve">testing </w:t>
        </w:r>
      </w:ins>
      <w:r>
        <w:rPr>
          <w:lang w:val="en-GB"/>
        </w:rPr>
        <w:t>different values</w:t>
      </w:r>
      <w:del w:id="751" w:author="Catarina Brancoi" w:date="2022-07-25T16:49:00Z">
        <w:r w:rsidDel="00380A07">
          <w:rPr>
            <w:lang w:val="en-GB"/>
          </w:rPr>
          <w:delText xml:space="preserve"> of this setting</w:delText>
        </w:r>
      </w:del>
      <w:r>
        <w:rPr>
          <w:lang w:val="en-GB"/>
        </w:rPr>
        <w:t xml:space="preserve">, the user may get some insights on how well the entire space of the simulations is being characterized. </w:t>
      </w:r>
    </w:p>
    <w:p w14:paraId="270C3D60" w14:textId="77777777" w:rsidR="00582902" w:rsidRPr="00A756D4" w:rsidRDefault="00582902" w:rsidP="00582902">
      <w:pPr>
        <w:rPr>
          <w:lang w:val="en-GB"/>
        </w:rPr>
      </w:pPr>
    </w:p>
    <w:p w14:paraId="1B9B530F" w14:textId="3C62C4DD" w:rsidR="00582902" w:rsidRPr="00A756D4" w:rsidRDefault="00582902" w:rsidP="00582902">
      <w:pPr>
        <w:rPr>
          <w:lang w:val="en-GB"/>
        </w:rPr>
      </w:pPr>
      <w:r>
        <w:rPr>
          <w:lang w:val="en-GB"/>
        </w:rPr>
        <w:t>- A</w:t>
      </w:r>
      <w:r w:rsidRPr="00A756D4">
        <w:rPr>
          <w:lang w:val="en-GB"/>
        </w:rPr>
        <w:t>BC tolerance</w:t>
      </w:r>
      <w:ins w:id="752" w:author="Catarina Brancoi" w:date="2022-07-25T16:49:00Z">
        <w:r w:rsidR="00380A07">
          <w:rPr>
            <w:lang w:val="en-GB"/>
          </w:rPr>
          <w:t>, which</w:t>
        </w:r>
      </w:ins>
      <w:del w:id="753" w:author="Catarina Brancoi" w:date="2022-07-25T16:49:00Z">
        <w:r w:rsidRPr="00A756D4" w:rsidDel="00380A07">
          <w:rPr>
            <w:lang w:val="en-GB"/>
          </w:rPr>
          <w:delText>.</w:delText>
        </w:r>
      </w:del>
      <w:r w:rsidRPr="00A756D4">
        <w:rPr>
          <w:lang w:val="en-GB"/>
        </w:rPr>
        <w:t xml:space="preserve"> </w:t>
      </w:r>
      <w:del w:id="754" w:author="Catarina Brancoi" w:date="2022-07-25T16:49:00Z">
        <w:r w:rsidDel="00380A07">
          <w:rPr>
            <w:lang w:val="en-GB"/>
          </w:rPr>
          <w:delText xml:space="preserve">This setting </w:delText>
        </w:r>
      </w:del>
      <w:r>
        <w:rPr>
          <w:lang w:val="en-GB"/>
        </w:rPr>
        <w:t>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w:t>
      </w:r>
      <w:del w:id="755" w:author="Catarina Brancoi" w:date="2022-07-25T16:49:00Z">
        <w:r w:rsidDel="00380A07">
          <w:rPr>
            <w:lang w:val="en-GB"/>
          </w:rPr>
          <w:delText xml:space="preserve">so that </w:delText>
        </w:r>
      </w:del>
      <w:r>
        <w:rPr>
          <w:lang w:val="en-GB"/>
        </w:rPr>
        <w:t xml:space="preserve">to provide a good characterization of the posterior distribution, but on the other hand, it has to be small enough </w:t>
      </w:r>
      <w:del w:id="756" w:author="Catarina Brancoi" w:date="2022-07-25T16:51:00Z">
        <w:r w:rsidDel="00896B88">
          <w:rPr>
            <w:lang w:val="en-GB"/>
          </w:rPr>
          <w:delText>so that the simulations</w:delText>
        </w:r>
      </w:del>
      <w:ins w:id="757" w:author="Catarina Brancoi" w:date="2022-07-25T16:51:00Z">
        <w:r w:rsidR="00896B88">
          <w:rPr>
            <w:lang w:val="en-GB"/>
          </w:rPr>
          <w:t>to</w:t>
        </w:r>
      </w:ins>
      <w:r>
        <w:rPr>
          <w:lang w:val="en-GB"/>
        </w:rPr>
        <w:t xml:space="preserve"> retain</w:t>
      </w:r>
      <w:ins w:id="758" w:author="Catarina Brancoi" w:date="2022-07-25T16:52:00Z">
        <w:r w:rsidR="00896B88">
          <w:rPr>
            <w:lang w:val="en-GB"/>
          </w:rPr>
          <w:t xml:space="preserve"> the simulations that are closer</w:t>
        </w:r>
      </w:ins>
      <w:del w:id="759" w:author="Catarina Brancoi" w:date="2022-07-25T16:51:00Z">
        <w:r w:rsidDel="00896B88">
          <w:rPr>
            <w:lang w:val="en-GB"/>
          </w:rPr>
          <w:delText>ed</w:delText>
        </w:r>
      </w:del>
      <w:r>
        <w:rPr>
          <w:lang w:val="en-GB"/>
        </w:rPr>
        <w:t xml:space="preserve"> </w:t>
      </w:r>
      <w:del w:id="760" w:author="Catarina Brancoi" w:date="2022-07-25T16:52:00Z">
        <w:r w:rsidDel="00896B88">
          <w:rPr>
            <w:lang w:val="en-GB"/>
          </w:rPr>
          <w:delText>are not very far from</w:delText>
        </w:r>
      </w:del>
      <w:ins w:id="761" w:author="Catarina Brancoi" w:date="2022-07-25T16:52:00Z">
        <w:r w:rsidR="00896B88">
          <w:rPr>
            <w:lang w:val="en-GB"/>
          </w:rPr>
          <w:t>to</w:t>
        </w:r>
      </w:ins>
      <w:r>
        <w:rPr>
          <w:lang w:val="en-GB"/>
        </w:rPr>
        <w:t xml:space="preserve"> the target sequences alignment. </w:t>
      </w:r>
    </w:p>
    <w:p w14:paraId="30CE2F5B" w14:textId="77777777" w:rsidR="00582902" w:rsidRPr="00A756D4" w:rsidRDefault="00582902" w:rsidP="00582902">
      <w:pPr>
        <w:rPr>
          <w:lang w:val="en-GB"/>
        </w:rPr>
      </w:pPr>
    </w:p>
    <w:p w14:paraId="70FB85C8" w14:textId="26051FF1" w:rsidR="00582902" w:rsidRDefault="00582902" w:rsidP="00582902">
      <w:pPr>
        <w:rPr>
          <w:lang w:val="en-GB"/>
        </w:rPr>
      </w:pPr>
      <w:r>
        <w:rPr>
          <w:lang w:val="en-GB"/>
        </w:rPr>
        <w:t>- S</w:t>
      </w:r>
      <w:r w:rsidRPr="00A756D4">
        <w:rPr>
          <w:lang w:val="en-GB"/>
        </w:rPr>
        <w:t>ummary statistics to use</w:t>
      </w:r>
      <w:del w:id="762" w:author="Catarina Brancoi" w:date="2022-07-25T16:52:00Z">
        <w:r w:rsidRPr="00A756D4" w:rsidDel="00896B88">
          <w:rPr>
            <w:lang w:val="en-GB"/>
          </w:rPr>
          <w:delText>.</w:delText>
        </w:r>
      </w:del>
      <w:r w:rsidRPr="00A756D4">
        <w:rPr>
          <w:lang w:val="en-GB"/>
        </w:rPr>
        <w:t xml:space="preserve"> </w:t>
      </w:r>
      <w:del w:id="763" w:author="Catarina Brancoi" w:date="2022-07-25T16:52:00Z">
        <w:r w:rsidRPr="00A756D4" w:rsidDel="00896B88">
          <w:rPr>
            <w:lang w:val="en-GB"/>
          </w:rPr>
          <w:delText>Th</w:delText>
        </w:r>
        <w:r w:rsidDel="00896B88">
          <w:rPr>
            <w:lang w:val="en-GB"/>
          </w:rPr>
          <w:delText xml:space="preserve">is setting defines which </w:delText>
        </w:r>
      </w:del>
      <w:del w:id="764" w:author="Catarina Brancoi" w:date="2022-07-20T12:13:00Z">
        <w:r w:rsidDel="00A05A8F">
          <w:rPr>
            <w:lang w:val="en-GB"/>
          </w:rPr>
          <w:delText>summary statistics</w:delText>
        </w:r>
      </w:del>
      <w:del w:id="765" w:author="Catarina Brancoi" w:date="2022-07-25T16:52:00Z">
        <w:r w:rsidDel="00896B88">
          <w:rPr>
            <w:lang w:val="en-GB"/>
          </w:rPr>
          <w:delText xml:space="preserve"> to consider when</w:delText>
        </w:r>
      </w:del>
      <w:ins w:id="766" w:author="Catarina Brancoi" w:date="2022-07-25T16:52:00Z">
        <w:r w:rsidR="00896B88">
          <w:rPr>
            <w:lang w:val="en-GB"/>
          </w:rPr>
          <w:t>for</w:t>
        </w:r>
      </w:ins>
      <w:r>
        <w:rPr>
          <w:lang w:val="en-GB"/>
        </w:rPr>
        <w:t xml:space="preserve"> </w:t>
      </w:r>
      <w:del w:id="767" w:author="Catarina Brancoi" w:date="2022-07-25T16:52:00Z">
        <w:r w:rsidDel="00896B88">
          <w:rPr>
            <w:lang w:val="en-GB"/>
          </w:rPr>
          <w:delText xml:space="preserve">performing </w:delText>
        </w:r>
      </w:del>
      <w:ins w:id="768" w:author="Catarina Brancoi" w:date="2022-07-25T16:52:00Z">
        <w:r w:rsidR="00896B88">
          <w:rPr>
            <w:lang w:val="en-GB"/>
          </w:rPr>
          <w:t xml:space="preserve">the </w:t>
        </w:r>
      </w:ins>
      <w:r>
        <w:rPr>
          <w:lang w:val="en-GB"/>
        </w:rPr>
        <w:t xml:space="preserve">ABC estimations. As the number of simulations and the tolerance interval, the choice on the </w:t>
      </w:r>
      <w:del w:id="769" w:author="Catarina Brancoi" w:date="2022-07-20T12:13:00Z">
        <w:r w:rsidDel="00A05A8F">
          <w:rPr>
            <w:lang w:val="en-GB"/>
          </w:rPr>
          <w:delText>summary statistics</w:delText>
        </w:r>
      </w:del>
      <w:ins w:id="770" w:author="Catarina Brancoi" w:date="2022-07-20T12:13:00Z">
        <w:r w:rsidR="00A05A8F">
          <w:rPr>
            <w:lang w:val="en-GB"/>
          </w:rPr>
          <w:t>SS</w:t>
        </w:r>
      </w:ins>
      <w:r>
        <w:rPr>
          <w:lang w:val="en-GB"/>
        </w:rPr>
        <w:t xml:space="preserve"> is not trivial in ABC. For the estimation </w:t>
      </w:r>
      <w:r w:rsidR="006E55D0">
        <w:rPr>
          <w:lang w:val="en-GB"/>
        </w:rPr>
        <w:t>of the best-fitting substitution model</w:t>
      </w:r>
      <w:r>
        <w:rPr>
          <w:lang w:val="en-GB"/>
        </w:rPr>
        <w:t xml:space="preserve">, we showed that the use of all the </w:t>
      </w:r>
      <w:del w:id="771" w:author="Catarina Brancoi" w:date="2022-07-20T12:13:00Z">
        <w:r w:rsidDel="00A05A8F">
          <w:rPr>
            <w:lang w:val="en-GB"/>
          </w:rPr>
          <w:delText>summary statistics</w:delText>
        </w:r>
      </w:del>
      <w:ins w:id="772" w:author="Catarina Brancoi" w:date="2022-07-20T12:13:00Z">
        <w:r w:rsidR="00A05A8F">
          <w:rPr>
            <w:lang w:val="en-GB"/>
          </w:rPr>
          <w:t>SS</w:t>
        </w:r>
      </w:ins>
      <w:r>
        <w:rPr>
          <w:lang w:val="en-GB"/>
        </w:rPr>
        <w:t xml:space="preserve"> provided in </w:t>
      </w:r>
      <w:r>
        <w:rPr>
          <w:i/>
          <w:lang w:val="en-GB"/>
        </w:rPr>
        <w:t>Prot</w:t>
      </w:r>
      <w:r w:rsidR="006E55D0">
        <w:rPr>
          <w:i/>
          <w:lang w:val="en-GB"/>
        </w:rPr>
        <w:t>Model</w:t>
      </w:r>
      <w:r>
        <w:rPr>
          <w:lang w:val="en-GB"/>
        </w:rPr>
        <w:t xml:space="preserve"> works fairly well</w:t>
      </w:r>
      <w:r w:rsidR="00CA7B13">
        <w:rPr>
          <w:lang w:val="en-GB"/>
        </w:rPr>
        <w:t xml:space="preserve"> </w:t>
      </w:r>
      <w:del w:id="773" w:author="Catarina Brancoi" w:date="2022-07-25T16:53:00Z">
        <w:r w:rsidR="00CA7B13" w:rsidDel="00896B88">
          <w:rPr>
            <w:lang w:val="en-GB"/>
          </w:rPr>
          <w:delText>but</w:delText>
        </w:r>
      </w:del>
      <w:ins w:id="774" w:author="Catarina Brancoi" w:date="2022-07-25T16:53:00Z">
        <w:r w:rsidR="00896B88">
          <w:rPr>
            <w:lang w:val="en-GB"/>
          </w:rPr>
          <w:t>yet</w:t>
        </w:r>
      </w:ins>
      <w:r w:rsidR="00CA7B13">
        <w:rPr>
          <w:lang w:val="en-GB"/>
        </w:rPr>
        <w:t>, sometimes</w:t>
      </w:r>
      <w:del w:id="775" w:author="Catarina Brancoi" w:date="2022-07-25T16:53:00Z">
        <w:r w:rsidR="00CA7B13" w:rsidDel="00896B88">
          <w:rPr>
            <w:lang w:val="en-GB"/>
          </w:rPr>
          <w:delText>,</w:delText>
        </w:r>
      </w:del>
      <w:r w:rsidR="00CA7B13">
        <w:rPr>
          <w:lang w:val="en-GB"/>
        </w:rPr>
        <w:t xml:space="preserve"> the </w:t>
      </w:r>
      <w:r w:rsidR="005F23CA">
        <w:rPr>
          <w:lang w:val="en-GB"/>
        </w:rPr>
        <w:t xml:space="preserve">folding stability </w:t>
      </w:r>
      <w:r w:rsidR="00CA7B13">
        <w:rPr>
          <w:lang w:val="en-GB"/>
        </w:rPr>
        <w:t xml:space="preserve">standard deviation of the </w:t>
      </w:r>
      <w:r w:rsidR="005F23CA">
        <w:rPr>
          <w:lang w:val="en-GB"/>
        </w:rPr>
        <w:t xml:space="preserve">real data is </w:t>
      </w:r>
      <w:del w:id="776" w:author="Catarina Brancoi" w:date="2022-07-25T16:53:00Z">
        <w:r w:rsidR="005F23CA" w:rsidDel="00896B88">
          <w:rPr>
            <w:lang w:val="en-GB"/>
          </w:rPr>
          <w:delText xml:space="preserve">too </w:delText>
        </w:r>
      </w:del>
      <w:r w:rsidR="005F23CA">
        <w:rPr>
          <w:lang w:val="en-GB"/>
        </w:rPr>
        <w:t>high and far from the simulations value. In th</w:t>
      </w:r>
      <w:r w:rsidR="00A317AE">
        <w:rPr>
          <w:lang w:val="en-GB"/>
        </w:rPr>
        <w:t>at</w:t>
      </w:r>
      <w:r w:rsidR="005F23CA">
        <w:rPr>
          <w:lang w:val="en-GB"/>
        </w:rPr>
        <w:t xml:space="preserve"> case, we recommend </w:t>
      </w:r>
      <w:del w:id="777" w:author="Catarina Brancoi" w:date="2022-07-25T16:53:00Z">
        <w:r w:rsidR="005F23CA" w:rsidDel="00896B88">
          <w:rPr>
            <w:lang w:val="en-GB"/>
          </w:rPr>
          <w:delText xml:space="preserve">to </w:delText>
        </w:r>
      </w:del>
      <w:r w:rsidR="00A317AE">
        <w:rPr>
          <w:lang w:val="en-GB"/>
        </w:rPr>
        <w:t xml:space="preserve">not </w:t>
      </w:r>
      <w:ins w:id="778" w:author="Catarina Brancoi" w:date="2022-07-25T16:53:00Z">
        <w:r w:rsidR="00896B88">
          <w:rPr>
            <w:lang w:val="en-GB"/>
          </w:rPr>
          <w:t xml:space="preserve">to </w:t>
        </w:r>
      </w:ins>
      <w:r w:rsidR="00A317AE">
        <w:rPr>
          <w:lang w:val="en-GB"/>
        </w:rPr>
        <w:t>consider it</w:t>
      </w:r>
      <w:ins w:id="779" w:author="Catarina Brancoi" w:date="2022-07-25T16:54:00Z">
        <w:r w:rsidR="00896B88">
          <w:rPr>
            <w:lang w:val="en-GB"/>
          </w:rPr>
          <w:t xml:space="preserve">. The user may </w:t>
        </w:r>
      </w:ins>
      <w:del w:id="780" w:author="Catarina Brancoi" w:date="2022-07-25T16:54:00Z">
        <w:r w:rsidR="00A317AE" w:rsidDel="00896B88">
          <w:rPr>
            <w:lang w:val="en-GB"/>
          </w:rPr>
          <w:delText xml:space="preserve"> </w:delText>
        </w:r>
      </w:del>
      <w:r w:rsidR="00A317AE">
        <w:rPr>
          <w:lang w:val="en-GB"/>
        </w:rPr>
        <w:t xml:space="preserve">either </w:t>
      </w:r>
      <w:r w:rsidR="005F23CA">
        <w:rPr>
          <w:lang w:val="en-GB"/>
        </w:rPr>
        <w:t>repeat</w:t>
      </w:r>
      <w:del w:id="781" w:author="Catarina Brancoi" w:date="2022-07-25T16:54:00Z">
        <w:r w:rsidR="00A317AE" w:rsidDel="00896B88">
          <w:rPr>
            <w:lang w:val="en-GB"/>
          </w:rPr>
          <w:delText>ing</w:delText>
        </w:r>
      </w:del>
      <w:r w:rsidR="005F23CA">
        <w:rPr>
          <w:lang w:val="en-GB"/>
        </w:rPr>
        <w:t xml:space="preserve"> the analysis without considering it</w:t>
      </w:r>
      <w:r w:rsidR="00A317AE">
        <w:rPr>
          <w:lang w:val="en-GB"/>
        </w:rPr>
        <w:t xml:space="preserve"> or editing the </w:t>
      </w:r>
      <w:ins w:id="782" w:author="Catarina Brancoi" w:date="2022-07-25T16:54:00Z">
        <w:r w:rsidR="00896B88">
          <w:rPr>
            <w:lang w:val="en-GB"/>
          </w:rPr>
          <w:t xml:space="preserve">script </w:t>
        </w:r>
      </w:ins>
      <w:r w:rsidR="00A317AE">
        <w:rPr>
          <w:lang w:val="en-GB"/>
        </w:rPr>
        <w:t>“</w:t>
      </w:r>
      <w:r w:rsidR="00A317AE" w:rsidRPr="00A317AE">
        <w:rPr>
          <w:i/>
          <w:iCs/>
          <w:lang w:val="en-GB"/>
        </w:rPr>
        <w:t>ABCAnalysis.r</w:t>
      </w:r>
      <w:r w:rsidR="00A317AE">
        <w:rPr>
          <w:lang w:val="en-GB"/>
        </w:rPr>
        <w:t xml:space="preserve">” </w:t>
      </w:r>
      <w:ins w:id="783" w:author="Catarina Brancoi" w:date="2022-07-25T16:54:00Z">
        <w:r w:rsidR="00896B88">
          <w:rPr>
            <w:lang w:val="en-GB"/>
          </w:rPr>
          <w:t xml:space="preserve">and </w:t>
        </w:r>
      </w:ins>
      <w:del w:id="784" w:author="Catarina Brancoi" w:date="2022-07-25T16:54:00Z">
        <w:r w:rsidR="00A317AE" w:rsidDel="00896B88">
          <w:rPr>
            <w:lang w:val="en-GB"/>
          </w:rPr>
          <w:delText xml:space="preserve">script </w:delText>
        </w:r>
      </w:del>
      <w:r w:rsidR="00A317AE">
        <w:rPr>
          <w:lang w:val="en-GB"/>
        </w:rPr>
        <w:t>remov</w:t>
      </w:r>
      <w:ins w:id="785" w:author="Catarina Brancoi" w:date="2022-07-25T16:54:00Z">
        <w:r w:rsidR="00896B88">
          <w:rPr>
            <w:lang w:val="en-GB"/>
          </w:rPr>
          <w:t>e</w:t>
        </w:r>
      </w:ins>
      <w:del w:id="786" w:author="Catarina Brancoi" w:date="2022-07-25T16:54:00Z">
        <w:r w:rsidR="00A317AE" w:rsidDel="00896B88">
          <w:rPr>
            <w:lang w:val="en-GB"/>
          </w:rPr>
          <w:delText>ing</w:delText>
        </w:r>
      </w:del>
      <w:r w:rsidR="00A317AE">
        <w:rPr>
          <w:lang w:val="en-GB"/>
        </w:rPr>
        <w:t xml:space="preserve"> the stability standard deviation values of real target and simulations</w:t>
      </w:r>
      <w:r w:rsidR="005F23CA">
        <w:rPr>
          <w:lang w:val="en-GB"/>
        </w:rPr>
        <w:t>. See section</w:t>
      </w:r>
      <w:r w:rsidR="006E4121">
        <w:rPr>
          <w:lang w:val="en-GB"/>
        </w:rPr>
        <w:t xml:space="preserve"> 5.2</w:t>
      </w:r>
    </w:p>
    <w:p w14:paraId="60453BEE" w14:textId="5B19055B" w:rsidR="005F23CA" w:rsidRDefault="005F23CA" w:rsidP="00582902">
      <w:pPr>
        <w:rPr>
          <w:lang w:val="en-GB"/>
        </w:rPr>
      </w:pPr>
    </w:p>
    <w:p w14:paraId="5D0A8351" w14:textId="500D2A8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ABCOutputs folder. Then, </w:t>
      </w:r>
      <w:r w:rsidR="00E51BD7">
        <w:rPr>
          <w:lang w:val="en-GB"/>
        </w:rPr>
        <w:t>the user</w:t>
      </w:r>
      <w:r>
        <w:rPr>
          <w:lang w:val="en-GB"/>
        </w:rPr>
        <w:t xml:space="preserve"> must open the </w:t>
      </w:r>
      <w:r w:rsidR="00A317AE">
        <w:rPr>
          <w:lang w:val="en-GB"/>
        </w:rPr>
        <w:t>“</w:t>
      </w:r>
      <w:r w:rsidRPr="00A317AE">
        <w:rPr>
          <w:i/>
          <w:iCs/>
          <w:lang w:val="en-GB"/>
        </w:rPr>
        <w:t>ABCAnalysis.r</w:t>
      </w:r>
      <w:r w:rsidR="00A317AE">
        <w:rPr>
          <w:lang w:val="en-GB"/>
        </w:rPr>
        <w:t>”</w:t>
      </w:r>
      <w:r>
        <w:rPr>
          <w:lang w:val="en-GB"/>
        </w:rPr>
        <w:t xml:space="preserve">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ABC_Method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ABC_Tolerance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ABC_N_Iterations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2C18F7CD" w:rsidR="00A46608" w:rsidRDefault="00A46608" w:rsidP="00EB4775">
      <w:pPr>
        <w:rPr>
          <w:lang w:val="en-GB"/>
        </w:rPr>
      </w:pPr>
      <w:r>
        <w:rPr>
          <w:lang w:val="en-GB"/>
        </w:rPr>
        <w:t>If the user needs to change the pat</w:t>
      </w:r>
      <w:ins w:id="787" w:author="Catarina Brancoi" w:date="2022-07-25T16:55:00Z">
        <w:r w:rsidR="00896B88">
          <w:rPr>
            <w:lang w:val="en-GB"/>
          </w:rPr>
          <w:t xml:space="preserve">h </w:t>
        </w:r>
      </w:ins>
      <w:del w:id="788" w:author="Catarina Brancoi" w:date="2022-07-25T16:55:00Z">
        <w:r w:rsidDel="00896B88">
          <w:rPr>
            <w:lang w:val="en-GB"/>
          </w:rPr>
          <w:delText xml:space="preserve">h, because of </w:delText>
        </w:r>
        <w:r w:rsidR="00A317AE" w:rsidDel="00896B88">
          <w:rPr>
            <w:lang w:val="en-GB"/>
          </w:rPr>
          <w:delText>the</w:delText>
        </w:r>
        <w:r w:rsidDel="00896B88">
          <w:rPr>
            <w:lang w:val="en-GB"/>
          </w:rPr>
          <w:delText xml:space="preserve"> Cluster version or due to other reasons, </w:delText>
        </w:r>
      </w:del>
      <w:r>
        <w:rPr>
          <w:lang w:val="en-GB"/>
        </w:rPr>
        <w:t>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05562FF6"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address&lt;-paste("/</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sep="")</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setwd(address)</w:t>
      </w:r>
    </w:p>
    <w:p w14:paraId="3721155B" w14:textId="567A9CE0" w:rsid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w:t>
      </w:r>
    </w:p>
    <w:p w14:paraId="38E1132B" w14:textId="77777777" w:rsidR="003F6122" w:rsidRPr="006E55D0" w:rsidRDefault="003F6122" w:rsidP="003F6122">
      <w:pPr>
        <w:rPr>
          <w:lang w:val="en-GB"/>
        </w:rPr>
      </w:pPr>
    </w:p>
    <w:p w14:paraId="00441C63" w14:textId="1444A7E9" w:rsidR="007E1E2B" w:rsidRDefault="007E1E2B" w:rsidP="007E1E2B">
      <w:pPr>
        <w:pStyle w:val="Heading2"/>
        <w:numPr>
          <w:ilvl w:val="1"/>
          <w:numId w:val="8"/>
        </w:numPr>
        <w:rPr>
          <w:lang w:val="en-US"/>
        </w:rPr>
      </w:pPr>
      <w:bookmarkStart w:id="789" w:name="_Toc105763161"/>
      <w:r>
        <w:rPr>
          <w:lang w:val="en-US"/>
        </w:rPr>
        <w:t>Examples</w:t>
      </w:r>
      <w:bookmarkEnd w:id="789"/>
    </w:p>
    <w:p w14:paraId="15A1ED64" w14:textId="542CC902" w:rsidR="00792EF3" w:rsidRDefault="00792EF3" w:rsidP="00792EF3">
      <w:pPr>
        <w:rPr>
          <w:lang w:val="en-GB"/>
        </w:rPr>
      </w:pPr>
      <w:r w:rsidRPr="005F69EC">
        <w:rPr>
          <w:lang w:val="en-GB"/>
        </w:rPr>
        <w:t>The package includes the following examples in the folder “</w:t>
      </w:r>
      <w:r>
        <w:rPr>
          <w:i/>
          <w:lang w:val="en-GB"/>
        </w:rPr>
        <w:t>E</w:t>
      </w:r>
      <w:r w:rsidRPr="005F2AFD">
        <w:rPr>
          <w:i/>
          <w:lang w:val="en-GB"/>
        </w:rPr>
        <w:t>xamples</w:t>
      </w:r>
      <w:r w:rsidRPr="005F69EC">
        <w:rPr>
          <w:lang w:val="en-GB"/>
        </w:rPr>
        <w:t xml:space="preserve">” including all input </w:t>
      </w:r>
      <w:r>
        <w:rPr>
          <w:lang w:val="en-GB"/>
        </w:rPr>
        <w:t xml:space="preserve">and output </w:t>
      </w:r>
      <w:r w:rsidRPr="005F69EC">
        <w:rPr>
          <w:lang w:val="en-GB"/>
        </w:rPr>
        <w:t>files</w:t>
      </w:r>
      <w:r>
        <w:rPr>
          <w:lang w:val="en-GB"/>
        </w:rPr>
        <w:t xml:space="preserve">. Every example can be run in every </w:t>
      </w:r>
      <w:r>
        <w:rPr>
          <w:i/>
          <w:iCs/>
          <w:lang w:val="en-GB"/>
        </w:rPr>
        <w:t>ProtModel</w:t>
      </w:r>
      <w:r>
        <w:rPr>
          <w:lang w:val="en-GB"/>
        </w:rPr>
        <w:t xml:space="preserve"> version</w:t>
      </w:r>
      <w:ins w:id="790" w:author="Catarina Brancoi" w:date="2022-07-25T17:16:00Z">
        <w:r w:rsidR="00725CE7">
          <w:rPr>
            <w:lang w:val="en-GB"/>
          </w:rPr>
          <w:t>,</w:t>
        </w:r>
      </w:ins>
      <w:r>
        <w:rPr>
          <w:lang w:val="en-GB"/>
        </w:rPr>
        <w:t xml:space="preserve"> but we divided the </w:t>
      </w:r>
      <w:del w:id="791" w:author="Catarina Brancoi" w:date="2022-07-25T16:55:00Z">
        <w:r w:rsidR="00876355" w:rsidDel="00896B88">
          <w:rPr>
            <w:lang w:val="en-GB"/>
          </w:rPr>
          <w:delText>8</w:delText>
        </w:r>
        <w:r w:rsidDel="00896B88">
          <w:rPr>
            <w:lang w:val="en-GB"/>
          </w:rPr>
          <w:delText xml:space="preserve"> </w:delText>
        </w:r>
      </w:del>
      <w:ins w:id="792" w:author="Catarina Brancoi" w:date="2022-07-25T16:55:00Z">
        <w:r w:rsidR="00896B88">
          <w:rPr>
            <w:lang w:val="en-GB"/>
          </w:rPr>
          <w:t xml:space="preserve">eight </w:t>
        </w:r>
      </w:ins>
      <w:r>
        <w:rPr>
          <w:lang w:val="en-GB"/>
        </w:rPr>
        <w:t>examples in</w:t>
      </w:r>
      <w:ins w:id="793" w:author="Catarina Brancoi" w:date="2022-07-25T17:16:00Z">
        <w:r w:rsidR="00725CE7">
          <w:rPr>
            <w:lang w:val="en-GB"/>
          </w:rPr>
          <w:t>to</w:t>
        </w:r>
      </w:ins>
      <w:r>
        <w:rPr>
          <w:lang w:val="en-GB"/>
        </w:rPr>
        <w:t xml:space="preserve"> two folder</w:t>
      </w:r>
      <w:ins w:id="794" w:author="Catarina Brancoi" w:date="2022-07-25T16:55:00Z">
        <w:r w:rsidR="00896B88">
          <w:rPr>
            <w:lang w:val="en-GB"/>
          </w:rPr>
          <w:t>s</w:t>
        </w:r>
      </w:ins>
      <w:r>
        <w:rPr>
          <w:lang w:val="en-GB"/>
        </w:rPr>
        <w:t xml:space="preserve">, </w:t>
      </w:r>
      <w:ins w:id="795" w:author="Catarina Brancoi" w:date="2022-07-25T16:56:00Z">
        <w:r w:rsidR="00896B88">
          <w:rPr>
            <w:lang w:val="en-GB"/>
          </w:rPr>
          <w:t xml:space="preserve">one folder </w:t>
        </w:r>
      </w:ins>
      <w:ins w:id="796" w:author="Catarina Brancoi" w:date="2022-07-25T16:58:00Z">
        <w:r w:rsidR="006B7BE4">
          <w:rPr>
            <w:lang w:val="en-GB"/>
          </w:rPr>
          <w:t>containing</w:t>
        </w:r>
      </w:ins>
      <w:del w:id="797" w:author="Catarina Brancoi" w:date="2022-07-25T16:56:00Z">
        <w:r w:rsidR="00876355" w:rsidDel="00896B88">
          <w:rPr>
            <w:lang w:val="en-GB"/>
          </w:rPr>
          <w:delText>1</w:delText>
        </w:r>
      </w:del>
      <w:r>
        <w:rPr>
          <w:lang w:val="en-GB"/>
        </w:rPr>
        <w:t xml:space="preserve"> rapid examples to run on the command line or using the GUI</w:t>
      </w:r>
      <w:del w:id="798" w:author="Catarina Brancoi" w:date="2022-07-25T17:16:00Z">
        <w:r w:rsidDel="00725CE7">
          <w:rPr>
            <w:lang w:val="en-GB"/>
          </w:rPr>
          <w:delText xml:space="preserve"> </w:delText>
        </w:r>
      </w:del>
      <w:ins w:id="799" w:author="Catarina Brancoi" w:date="2022-07-25T16:56:00Z">
        <w:r w:rsidR="00896B88">
          <w:rPr>
            <w:lang w:val="en-GB"/>
          </w:rPr>
          <w:t>,</w:t>
        </w:r>
      </w:ins>
      <w:ins w:id="800" w:author="Catarina Brancoi" w:date="2022-07-25T17:16:00Z">
        <w:r w:rsidR="00725CE7">
          <w:rPr>
            <w:lang w:val="en-GB"/>
          </w:rPr>
          <w:t xml:space="preserve"> </w:t>
        </w:r>
      </w:ins>
      <w:r>
        <w:rPr>
          <w:lang w:val="en-GB"/>
        </w:rPr>
        <w:t xml:space="preserve">and </w:t>
      </w:r>
      <w:ins w:id="801" w:author="Catarina Brancoi" w:date="2022-07-25T16:56:00Z">
        <w:r w:rsidR="00896B88">
          <w:rPr>
            <w:lang w:val="en-GB"/>
          </w:rPr>
          <w:t>an</w:t>
        </w:r>
      </w:ins>
      <w:r>
        <w:rPr>
          <w:lang w:val="en-GB"/>
        </w:rPr>
        <w:t xml:space="preserve">other folder with </w:t>
      </w:r>
      <w:del w:id="802" w:author="Catarina Brancoi" w:date="2022-07-25T16:56:00Z">
        <w:r w:rsidR="00876355" w:rsidDel="00896B88">
          <w:rPr>
            <w:lang w:val="en-GB"/>
          </w:rPr>
          <w:delText>7</w:delText>
        </w:r>
        <w:r w:rsidDel="00896B88">
          <w:rPr>
            <w:lang w:val="en-GB"/>
          </w:rPr>
          <w:delText xml:space="preserve"> </w:delText>
        </w:r>
      </w:del>
      <w:ins w:id="803" w:author="Catarina Brancoi" w:date="2022-07-25T16:56:00Z">
        <w:r w:rsidR="00896B88">
          <w:rPr>
            <w:lang w:val="en-GB"/>
          </w:rPr>
          <w:t xml:space="preserve">seven </w:t>
        </w:r>
      </w:ins>
      <w:r>
        <w:rPr>
          <w:lang w:val="en-GB"/>
        </w:rPr>
        <w:t>examples to run on cluster</w:t>
      </w:r>
      <w:r w:rsidRPr="005F69EC">
        <w:rPr>
          <w:lang w:val="en-GB"/>
        </w:rPr>
        <w:t>:</w:t>
      </w:r>
    </w:p>
    <w:p w14:paraId="23238914" w14:textId="77777777" w:rsidR="00792EF3" w:rsidRDefault="00792EF3" w:rsidP="00792EF3">
      <w:pPr>
        <w:rPr>
          <w:lang w:val="en-GB"/>
        </w:rPr>
      </w:pPr>
    </w:p>
    <w:p w14:paraId="2F95663E" w14:textId="29308C62" w:rsidR="00792EF3" w:rsidRDefault="00792EF3" w:rsidP="00792EF3">
      <w:pPr>
        <w:pStyle w:val="ListParagraph"/>
        <w:numPr>
          <w:ilvl w:val="0"/>
          <w:numId w:val="32"/>
        </w:numPr>
        <w:rPr>
          <w:lang w:val="en-GB"/>
        </w:rPr>
      </w:pPr>
      <w:r w:rsidRPr="00792EF3">
        <w:rPr>
          <w:b/>
          <w:bCs/>
          <w:lang w:val="en-GB"/>
        </w:rPr>
        <w:t>Example1-TNF</w:t>
      </w:r>
      <w:r w:rsidR="00690F92">
        <w:rPr>
          <w:b/>
          <w:bCs/>
          <w:lang w:val="en-GB"/>
        </w:rPr>
        <w:t>_</w:t>
      </w:r>
      <w:r w:rsidRPr="00792EF3">
        <w:rPr>
          <w:b/>
          <w:bCs/>
          <w:lang w:val="en-GB"/>
        </w:rPr>
        <w:t xml:space="preserve">Monkeypox: </w:t>
      </w:r>
      <w:r w:rsidRPr="00792EF3">
        <w:rPr>
          <w:lang w:val="en-GB"/>
        </w:rPr>
        <w:t>Analysis of a simulated real target alignment [10 sequences, 160 amino acids</w:t>
      </w:r>
      <w:r w:rsidR="001420E4">
        <w:rPr>
          <w:lang w:val="en-GB"/>
        </w:rPr>
        <w:t>] of the t</w:t>
      </w:r>
      <w:r w:rsidR="001420E4" w:rsidRPr="001420E4">
        <w:rPr>
          <w:lang w:val="en-GB"/>
        </w:rPr>
        <w:t>umour necrosis factor receptor</w:t>
      </w:r>
      <w:r w:rsidR="001420E4">
        <w:rPr>
          <w:lang w:val="en-GB"/>
        </w:rPr>
        <w:t xml:space="preserve"> (TNF) of monkeypox virus</w:t>
      </w:r>
      <w:r w:rsidRPr="00792EF3">
        <w:rPr>
          <w:lang w:val="en-GB"/>
        </w:rPr>
        <w:t xml:space="preserve"> using only </w:t>
      </w:r>
      <w:ins w:id="804" w:author="Catarina Brancoi" w:date="2022-07-25T17:15:00Z">
        <w:r w:rsidR="00725CE7">
          <w:rPr>
            <w:lang w:val="en-GB"/>
          </w:rPr>
          <w:t>1,</w:t>
        </w:r>
      </w:ins>
      <w:del w:id="805" w:author="Catarina Brancoi" w:date="2022-07-25T17:15:00Z">
        <w:r w:rsidRPr="00792EF3" w:rsidDel="00725CE7">
          <w:rPr>
            <w:lang w:val="en-GB"/>
          </w:rPr>
          <w:delText xml:space="preserve">1 </w:delText>
        </w:r>
      </w:del>
      <w:r w:rsidRPr="00792EF3">
        <w:rPr>
          <w:lang w:val="en-GB"/>
        </w:rPr>
        <w:t>000 simulations (a few simulations with the aim of only performing a rapid exploration of the framework but producing accurate results) comp</w:t>
      </w:r>
      <w:r w:rsidR="00690F92">
        <w:rPr>
          <w:lang w:val="en-GB"/>
        </w:rPr>
        <w:t>ar</w:t>
      </w:r>
      <w:r w:rsidRPr="00792EF3">
        <w:rPr>
          <w:lang w:val="en-GB"/>
        </w:rPr>
        <w:t xml:space="preserve">ing the HIVw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{"citationID":"cjlrGtWu","properties":{"formattedCitation":"(Darriba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sidR="00F80B49">
        <w:rPr>
          <w:lang w:val="en-GB"/>
        </w:rPr>
        <w:t xml:space="preserve"> </w:t>
      </w:r>
      <w:ins w:id="806" w:author="Catarina Brancoi" w:date="2022-07-25T17:07:00Z">
        <w:r w:rsidR="006B7BE4">
          <w:rPr>
            <w:lang w:val="en-GB"/>
          </w:rPr>
          <w:t xml:space="preserve">We performed two analyses </w:t>
        </w:r>
      </w:ins>
      <w:ins w:id="807" w:author="Catarina Brancoi" w:date="2022-07-25T17:08:00Z">
        <w:r w:rsidR="00EE111A">
          <w:rPr>
            <w:lang w:val="en-GB"/>
          </w:rPr>
          <w:t xml:space="preserve">using this multiple </w:t>
        </w:r>
      </w:ins>
      <w:ins w:id="808" w:author="Catarina Brancoi" w:date="2022-07-25T17:09:00Z">
        <w:r w:rsidR="00EE111A">
          <w:rPr>
            <w:lang w:val="en-GB"/>
          </w:rPr>
          <w:t xml:space="preserve">protein </w:t>
        </w:r>
      </w:ins>
      <w:ins w:id="809" w:author="Catarina Brancoi" w:date="2022-07-25T17:08:00Z">
        <w:r w:rsidR="00EE111A">
          <w:rPr>
            <w:lang w:val="en-GB"/>
          </w:rPr>
          <w:t>sequence alignment</w:t>
        </w:r>
      </w:ins>
      <w:ins w:id="810" w:author="Catarina Brancoi" w:date="2022-07-25T17:09:00Z">
        <w:r w:rsidR="00EE111A">
          <w:rPr>
            <w:lang w:val="en-GB"/>
          </w:rPr>
          <w:t xml:space="preserve"> (Table 3)</w:t>
        </w:r>
      </w:ins>
      <w:ins w:id="811" w:author="Catarina Brancoi" w:date="2022-07-25T17:08:00Z">
        <w:r w:rsidR="00EE111A">
          <w:rPr>
            <w:lang w:val="en-GB"/>
          </w:rPr>
          <w:t>.</w:t>
        </w:r>
      </w:ins>
      <w:del w:id="812" w:author="Catarina Brancoi" w:date="2022-07-25T16:57:00Z">
        <w:r w:rsidR="00F80B49" w:rsidDel="006B7BE4">
          <w:rPr>
            <w:lang w:val="en-GB"/>
          </w:rPr>
          <w:delText>It was run using the terminal version.</w:delText>
        </w:r>
      </w:del>
    </w:p>
    <w:p w14:paraId="4F379B7A" w14:textId="38D438AD" w:rsidR="00792EF3" w:rsidRDefault="00792EF3" w:rsidP="00792EF3">
      <w:pPr>
        <w:rPr>
          <w:lang w:val="en-GB"/>
        </w:rPr>
      </w:pPr>
    </w:p>
    <w:p w14:paraId="6508779F" w14:textId="1FFAC61F" w:rsidR="00792EF3" w:rsidRDefault="00792EF3" w:rsidP="00792EF3">
      <w:pPr>
        <w:ind w:left="708"/>
        <w:rPr>
          <w:lang w:val="en-GB"/>
        </w:rPr>
      </w:pPr>
      <w:del w:id="813" w:author="Catarina Brancoi" w:date="2022-07-25T17:19:00Z">
        <w:r w:rsidDel="00027CD2">
          <w:rPr>
            <w:lang w:val="en-GB"/>
          </w:rPr>
          <w:delText>If we observe</w:delText>
        </w:r>
      </w:del>
      <w:ins w:id="814" w:author="Catarina Brancoi" w:date="2022-07-25T17:19:00Z">
        <w:r w:rsidR="00027CD2">
          <w:rPr>
            <w:lang w:val="en-GB"/>
          </w:rPr>
          <w:t>T</w:t>
        </w:r>
      </w:ins>
      <w:ins w:id="815" w:author="Catarina Brancoi" w:date="2022-07-25T17:00:00Z">
        <w:r w:rsidR="006B7BE4">
          <w:rPr>
            <w:lang w:val="en-GB"/>
          </w:rPr>
          <w:t>he initial</w:t>
        </w:r>
      </w:ins>
      <w:del w:id="816" w:author="Catarina Brancoi" w:date="2022-07-25T16:57:00Z">
        <w:r w:rsidDel="006B7BE4">
          <w:rPr>
            <w:lang w:val="en-GB"/>
          </w:rPr>
          <w:delText>d</w:delText>
        </w:r>
      </w:del>
      <w:r>
        <w:rPr>
          <w:lang w:val="en-GB"/>
        </w:rPr>
        <w:t xml:space="preserve"> </w:t>
      </w:r>
      <w:del w:id="817" w:author="Catarina Brancoi" w:date="2022-07-25T17:00:00Z">
        <w:r w:rsidDel="006B7BE4">
          <w:rPr>
            <w:lang w:val="en-GB"/>
          </w:rPr>
          <w:delText xml:space="preserve">the </w:delText>
        </w:r>
      </w:del>
      <w:r>
        <w:rPr>
          <w:lang w:val="en-GB"/>
        </w:rPr>
        <w:t>ABC results</w:t>
      </w:r>
      <w:ins w:id="818" w:author="Catarina Brancoi" w:date="2022-07-25T17:14:00Z">
        <w:r w:rsidR="00725CE7">
          <w:rPr>
            <w:lang w:val="en-GB"/>
          </w:rPr>
          <w:t xml:space="preserve"> (within the folder </w:t>
        </w:r>
        <w:r w:rsidR="00725CE7" w:rsidRPr="00725CE7">
          <w:rPr>
            <w:i/>
            <w:iCs/>
            <w:lang w:val="en-GB"/>
            <w:rPrChange w:id="819" w:author="Catarina Brancoi" w:date="2022-07-25T17:14:00Z">
              <w:rPr>
                <w:lang w:val="en-GB"/>
              </w:rPr>
            </w:rPrChange>
          </w:rPr>
          <w:t>example-1-TNF_Monkeypox-rapid</w:t>
        </w:r>
        <w:r w:rsidR="00725CE7">
          <w:rPr>
            <w:lang w:val="en-GB"/>
          </w:rPr>
          <w:t>)</w:t>
        </w:r>
      </w:ins>
      <w:ins w:id="820" w:author="Catarina Brancoi" w:date="2022-07-25T17:19:00Z">
        <w:r w:rsidR="00027CD2">
          <w:rPr>
            <w:lang w:val="en-GB"/>
          </w:rPr>
          <w:t xml:space="preserve"> </w:t>
        </w:r>
      </w:ins>
      <w:del w:id="821" w:author="Catarina Brancoi" w:date="2022-07-25T17:19:00Z">
        <w:r w:rsidDel="00027CD2">
          <w:rPr>
            <w:lang w:val="en-GB"/>
          </w:rPr>
          <w:delText xml:space="preserve">, we </w:delText>
        </w:r>
      </w:del>
      <w:del w:id="822" w:author="Catarina Brancoi" w:date="2022-07-25T16:57:00Z">
        <w:r w:rsidDel="006B7BE4">
          <w:rPr>
            <w:lang w:val="en-GB"/>
          </w:rPr>
          <w:delText xml:space="preserve">obtained </w:delText>
        </w:r>
      </w:del>
      <w:ins w:id="823" w:author="Catarina Brancoi" w:date="2022-07-25T17:19:00Z">
        <w:r w:rsidR="00027CD2">
          <w:rPr>
            <w:lang w:val="en-GB"/>
          </w:rPr>
          <w:t>show</w:t>
        </w:r>
      </w:ins>
      <w:ins w:id="824" w:author="Catarina Brancoi" w:date="2022-07-25T16:57:00Z">
        <w:r w:rsidR="006B7BE4">
          <w:rPr>
            <w:lang w:val="en-GB"/>
          </w:rPr>
          <w:t xml:space="preserve"> </w:t>
        </w:r>
      </w:ins>
      <w:r>
        <w:rPr>
          <w:lang w:val="en-GB"/>
        </w:rPr>
        <w:t>that the best-fitting substitution mode</w:t>
      </w:r>
      <w:ins w:id="825" w:author="Catarina Brancoi" w:date="2022-07-25T16:57:00Z">
        <w:r w:rsidR="006B7BE4">
          <w:rPr>
            <w:lang w:val="en-GB"/>
          </w:rPr>
          <w:t>l</w:t>
        </w:r>
      </w:ins>
      <w:del w:id="826" w:author="Catarina Brancoi" w:date="2022-07-25T16:57:00Z">
        <w:r w:rsidDel="006B7BE4">
          <w:rPr>
            <w:lang w:val="en-GB"/>
          </w:rPr>
          <w:delText>s</w:delText>
        </w:r>
      </w:del>
      <w:r>
        <w:rPr>
          <w:lang w:val="en-GB"/>
        </w:rPr>
        <w:t xml:space="preserve"> is </w:t>
      </w:r>
      <w:ins w:id="827" w:author="Catarina Brancoi" w:date="2022-07-25T17:09:00Z">
        <w:r w:rsidR="00EE111A">
          <w:rPr>
            <w:lang w:val="en-GB"/>
          </w:rPr>
          <w:t xml:space="preserve">the </w:t>
        </w:r>
      </w:ins>
      <w:r>
        <w:rPr>
          <w:lang w:val="en-GB"/>
        </w:rPr>
        <w:t xml:space="preserve">Fitness </w:t>
      </w:r>
      <w:del w:id="828" w:author="Catarina Brancoi" w:date="2022-07-25T17:09:00Z">
        <w:r w:rsidDel="00EE111A">
          <w:rPr>
            <w:lang w:val="en-GB"/>
          </w:rPr>
          <w:delText xml:space="preserve">model </w:delText>
        </w:r>
      </w:del>
      <w:r>
        <w:rPr>
          <w:lang w:val="en-GB"/>
        </w:rPr>
        <w:t xml:space="preserve">with a probability of </w:t>
      </w:r>
      <w:r w:rsidRPr="00792EF3">
        <w:rPr>
          <w:lang w:val="en-GB"/>
        </w:rPr>
        <w:t>0.4333</w:t>
      </w:r>
      <w:r>
        <w:rPr>
          <w:lang w:val="en-GB"/>
        </w:rPr>
        <w:t xml:space="preserve">, while the Neutral and HIVw models </w:t>
      </w:r>
      <w:del w:id="829" w:author="Catarina Brancoi" w:date="2022-07-25T17:09:00Z">
        <w:r w:rsidDel="00EE111A">
          <w:rPr>
            <w:lang w:val="en-GB"/>
          </w:rPr>
          <w:delText xml:space="preserve">takes </w:delText>
        </w:r>
      </w:del>
      <w:ins w:id="830" w:author="Catarina Brancoi" w:date="2022-07-25T17:09:00Z">
        <w:r w:rsidR="00EE111A">
          <w:rPr>
            <w:lang w:val="en-GB"/>
          </w:rPr>
          <w:t xml:space="preserve">have </w:t>
        </w:r>
      </w:ins>
      <w:r>
        <w:rPr>
          <w:lang w:val="en-GB"/>
        </w:rPr>
        <w:t>a probability of</w:t>
      </w:r>
      <w:r w:rsidRPr="00792EF3">
        <w:rPr>
          <w:lang w:val="en-GB"/>
        </w:rPr>
        <w:t xml:space="preserve"> 0.4</w:t>
      </w:r>
      <w:r>
        <w:rPr>
          <w:lang w:val="en-GB"/>
        </w:rPr>
        <w:t xml:space="preserve"> and </w:t>
      </w:r>
      <w:r w:rsidRPr="00792EF3">
        <w:rPr>
          <w:lang w:val="en-GB"/>
        </w:rPr>
        <w:t>0.1667</w:t>
      </w:r>
      <w:ins w:id="831" w:author="Catarina Brancoi" w:date="2022-07-25T17:09:00Z">
        <w:r w:rsidR="00EE111A">
          <w:rPr>
            <w:lang w:val="en-GB"/>
          </w:rPr>
          <w:t>,</w:t>
        </w:r>
      </w:ins>
      <w:r>
        <w:rPr>
          <w:lang w:val="en-GB"/>
        </w:rPr>
        <w:t xml:space="preserve"> respectively. Looking closer </w:t>
      </w:r>
      <w:ins w:id="832" w:author="Catarina Brancoi" w:date="2022-07-25T17:14:00Z">
        <w:r w:rsidR="00725CE7">
          <w:rPr>
            <w:lang w:val="en-GB"/>
          </w:rPr>
          <w:t xml:space="preserve">at </w:t>
        </w:r>
      </w:ins>
      <w:r>
        <w:rPr>
          <w:lang w:val="en-GB"/>
        </w:rPr>
        <w:t xml:space="preserve">the </w:t>
      </w:r>
      <w:del w:id="833" w:author="Catarina Brancoi" w:date="2022-07-20T12:13:00Z">
        <w:r w:rsidDel="00A05A8F">
          <w:rPr>
            <w:lang w:val="en-GB"/>
          </w:rPr>
          <w:delText xml:space="preserve">summary statistics </w:delText>
        </w:r>
      </w:del>
      <w:ins w:id="834" w:author="Catarina Brancoi" w:date="2022-07-20T12:13:00Z">
        <w:r w:rsidR="00A05A8F">
          <w:rPr>
            <w:lang w:val="en-GB"/>
          </w:rPr>
          <w:t>SS</w:t>
        </w:r>
      </w:ins>
      <w:ins w:id="835" w:author="Catarina Brancoi" w:date="2022-07-20T12:14:00Z">
        <w:r w:rsidR="00A05A8F">
          <w:rPr>
            <w:lang w:val="en-GB"/>
          </w:rPr>
          <w:t xml:space="preserve"> </w:t>
        </w:r>
      </w:ins>
      <w:r>
        <w:rPr>
          <w:lang w:val="en-GB"/>
        </w:rPr>
        <w:t>plots,</w:t>
      </w:r>
      <w:ins w:id="836" w:author="Catarina Brancoi" w:date="2022-07-25T17:20:00Z">
        <w:r w:rsidR="00027CD2">
          <w:rPr>
            <w:lang w:val="en-GB"/>
          </w:rPr>
          <w:t xml:space="preserve"> </w:t>
        </w:r>
      </w:ins>
      <w:del w:id="837" w:author="Catarina Brancoi" w:date="2022-07-25T17:20:00Z">
        <w:r w:rsidDel="00027CD2">
          <w:rPr>
            <w:lang w:val="en-GB"/>
          </w:rPr>
          <w:delText xml:space="preserve"> we realize that </w:delText>
        </w:r>
      </w:del>
      <w:r>
        <w:rPr>
          <w:lang w:val="en-GB"/>
        </w:rPr>
        <w:t xml:space="preserve">some values of the </w:t>
      </w:r>
      <w:del w:id="838" w:author="Catarina Brancoi" w:date="2022-07-25T17:07:00Z">
        <w:r w:rsidDel="00EE111A">
          <w:rPr>
            <w:lang w:val="en-GB"/>
          </w:rPr>
          <w:delText xml:space="preserve">simulations’ </w:delText>
        </w:r>
      </w:del>
      <w:del w:id="839" w:author="Catarina Brancoi" w:date="2022-07-25T17:09:00Z">
        <w:r w:rsidDel="00EE111A">
          <w:rPr>
            <w:lang w:val="en-GB"/>
          </w:rPr>
          <w:delText>summary statistics</w:delText>
        </w:r>
      </w:del>
      <w:ins w:id="840" w:author="Catarina Brancoi" w:date="2022-07-25T17:09:00Z">
        <w:r w:rsidR="00EE111A">
          <w:rPr>
            <w:lang w:val="en-GB"/>
          </w:rPr>
          <w:t>SS</w:t>
        </w:r>
      </w:ins>
      <w:r>
        <w:rPr>
          <w:lang w:val="en-GB"/>
        </w:rPr>
        <w:t xml:space="preserve"> </w:t>
      </w:r>
      <w:del w:id="841" w:author="Catarina Brancoi" w:date="2022-07-25T17:10:00Z">
        <w:r w:rsidDel="00EE111A">
          <w:rPr>
            <w:lang w:val="en-GB"/>
          </w:rPr>
          <w:delText xml:space="preserve">related </w:delText>
        </w:r>
      </w:del>
      <w:ins w:id="842" w:author="Catarina Brancoi" w:date="2022-07-25T17:07:00Z">
        <w:r w:rsidR="00EE111A">
          <w:rPr>
            <w:lang w:val="en-GB"/>
          </w:rPr>
          <w:t xml:space="preserve">calculated from the simulations </w:t>
        </w:r>
      </w:ins>
      <w:ins w:id="843" w:author="Catarina Brancoi" w:date="2022-07-25T17:10:00Z">
        <w:r w:rsidR="00EE111A">
          <w:rPr>
            <w:lang w:val="en-GB"/>
          </w:rPr>
          <w:t xml:space="preserve">related </w:t>
        </w:r>
      </w:ins>
      <w:r>
        <w:rPr>
          <w:lang w:val="en-GB"/>
        </w:rPr>
        <w:t xml:space="preserve">with the amino acid replacements are far </w:t>
      </w:r>
      <w:del w:id="844" w:author="Catarina Brancoi" w:date="2022-07-25T17:07:00Z">
        <w:r w:rsidDel="00EE111A">
          <w:rPr>
            <w:lang w:val="en-GB"/>
          </w:rPr>
          <w:delText>enough for</w:delText>
        </w:r>
      </w:del>
      <w:ins w:id="845" w:author="Catarina Brancoi" w:date="2022-07-25T17:07:00Z">
        <w:r w:rsidR="00EE111A">
          <w:rPr>
            <w:lang w:val="en-GB"/>
          </w:rPr>
          <w:t>from</w:t>
        </w:r>
      </w:ins>
      <w:r>
        <w:rPr>
          <w:lang w:val="en-GB"/>
        </w:rPr>
        <w:t xml:space="preserve"> the real data values (</w:t>
      </w:r>
      <w:r w:rsidRPr="00792EF3">
        <w:rPr>
          <w:lang w:val="en-GB"/>
        </w:rPr>
        <w:t>Results_SS_AAReplacements.pdf</w:t>
      </w:r>
      <w:r>
        <w:rPr>
          <w:lang w:val="en-GB"/>
        </w:rPr>
        <w:t>,</w:t>
      </w:r>
      <w:ins w:id="846" w:author="Catarina Brancoi" w:date="2022-07-25T16:55:00Z">
        <w:r w:rsidR="00896B88">
          <w:rPr>
            <w:lang w:val="en-GB"/>
          </w:rPr>
          <w:t xml:space="preserve"> </w:t>
        </w:r>
      </w:ins>
      <w:del w:id="847" w:author="Catarina Brancoi" w:date="2022-07-25T16:55:00Z">
        <w:r w:rsidDel="00896B88">
          <w:rPr>
            <w:lang w:val="en-GB"/>
          </w:rPr>
          <w:delText xml:space="preserve"> </w:delText>
        </w:r>
      </w:del>
      <w:r w:rsidRPr="00792EF3">
        <w:rPr>
          <w:lang w:val="en-GB"/>
        </w:rPr>
        <w:t>Histograms_SStats.pdf</w:t>
      </w:r>
      <w:r>
        <w:rPr>
          <w:lang w:val="en-GB"/>
        </w:rPr>
        <w:t xml:space="preserve"> and </w:t>
      </w:r>
      <w:r w:rsidRPr="00792EF3">
        <w:rPr>
          <w:lang w:val="en-GB"/>
        </w:rPr>
        <w:t>Scaterplots_SStatsVSParams.pdf</w:t>
      </w:r>
      <w:r>
        <w:rPr>
          <w:lang w:val="en-GB"/>
        </w:rPr>
        <w:t xml:space="preserve">). </w:t>
      </w:r>
      <w:del w:id="848" w:author="Catarina Brancoi" w:date="2022-07-25T17:10:00Z">
        <w:r w:rsidDel="00EE111A">
          <w:rPr>
            <w:lang w:val="en-GB"/>
          </w:rPr>
          <w:delText>So, although</w:delText>
        </w:r>
      </w:del>
      <w:ins w:id="849" w:author="Catarina Brancoi" w:date="2022-07-25T17:10:00Z">
        <w:r w:rsidR="00EE111A">
          <w:rPr>
            <w:lang w:val="en-GB"/>
          </w:rPr>
          <w:t>Despite</w:t>
        </w:r>
      </w:ins>
      <w:r>
        <w:rPr>
          <w:lang w:val="en-GB"/>
        </w:rPr>
        <w:t xml:space="preserve"> we </w:t>
      </w:r>
      <w:ins w:id="850" w:author="Catarina Brancoi" w:date="2022-07-25T17:20:00Z">
        <w:r w:rsidR="00027CD2">
          <w:rPr>
            <w:lang w:val="en-GB"/>
          </w:rPr>
          <w:t>applied</w:t>
        </w:r>
      </w:ins>
      <w:ins w:id="851" w:author="Catarina Brancoi" w:date="2022-07-25T17:10:00Z">
        <w:r w:rsidR="00EE111A">
          <w:rPr>
            <w:lang w:val="en-GB"/>
          </w:rPr>
          <w:t xml:space="preserve"> </w:t>
        </w:r>
      </w:ins>
      <w:del w:id="852" w:author="Catarina Brancoi" w:date="2022-07-25T17:20:00Z">
        <w:r w:rsidDel="00027CD2">
          <w:rPr>
            <w:lang w:val="en-GB"/>
          </w:rPr>
          <w:delText xml:space="preserve">used </w:delText>
        </w:r>
      </w:del>
      <w:r>
        <w:rPr>
          <w:lang w:val="en-GB"/>
        </w:rPr>
        <w:t xml:space="preserve">a realistic substitution rate, we </w:t>
      </w:r>
      <w:del w:id="853" w:author="Catarina Brancoi" w:date="2022-07-25T17:22:00Z">
        <w:r w:rsidDel="00027CD2">
          <w:rPr>
            <w:lang w:val="en-GB"/>
          </w:rPr>
          <w:delText xml:space="preserve">decided to </w:delText>
        </w:r>
      </w:del>
      <w:r>
        <w:rPr>
          <w:lang w:val="en-GB"/>
        </w:rPr>
        <w:t>repeat</w:t>
      </w:r>
      <w:ins w:id="854" w:author="Catarina Brancoi" w:date="2022-07-25T17:22:00Z">
        <w:r w:rsidR="00027CD2">
          <w:rPr>
            <w:lang w:val="en-GB"/>
          </w:rPr>
          <w:t>ed</w:t>
        </w:r>
      </w:ins>
      <w:r>
        <w:rPr>
          <w:lang w:val="en-GB"/>
        </w:rPr>
        <w:t xml:space="preserve"> the analysis reducing it (</w:t>
      </w:r>
      <w:r w:rsidRPr="00792EF3">
        <w:rPr>
          <w:b/>
          <w:bCs/>
          <w:lang w:val="en-GB"/>
        </w:rPr>
        <w:t>Example1-TNF-Monkeypox</w:t>
      </w:r>
      <w:r>
        <w:rPr>
          <w:b/>
          <w:bCs/>
          <w:lang w:val="en-GB"/>
        </w:rPr>
        <w:t>-2</w:t>
      </w:r>
      <w:r>
        <w:rPr>
          <w:lang w:val="en-GB"/>
        </w:rPr>
        <w:t xml:space="preserve">) (Table 3). This time, </w:t>
      </w:r>
      <w:ins w:id="855" w:author="Catarina Brancoi" w:date="2022-07-25T17:10:00Z">
        <w:r w:rsidR="00EE111A">
          <w:rPr>
            <w:lang w:val="en-GB"/>
          </w:rPr>
          <w:t xml:space="preserve">SS from </w:t>
        </w:r>
      </w:ins>
      <w:r>
        <w:rPr>
          <w:lang w:val="en-GB"/>
        </w:rPr>
        <w:t xml:space="preserve">target and </w:t>
      </w:r>
      <w:del w:id="856" w:author="Catarina Brancoi" w:date="2022-07-25T17:10:00Z">
        <w:r w:rsidDel="00EE111A">
          <w:rPr>
            <w:lang w:val="en-GB"/>
          </w:rPr>
          <w:delText xml:space="preserve">simulations </w:delText>
        </w:r>
      </w:del>
      <w:ins w:id="857" w:author="Catarina Brancoi" w:date="2022-07-25T17:10:00Z">
        <w:r w:rsidR="00EE111A">
          <w:rPr>
            <w:lang w:val="en-GB"/>
          </w:rPr>
          <w:t xml:space="preserve">simulated </w:t>
        </w:r>
      </w:ins>
      <w:del w:id="858" w:author="Catarina Brancoi" w:date="2022-07-25T17:10:00Z">
        <w:r w:rsidDel="00EE111A">
          <w:rPr>
            <w:lang w:val="en-GB"/>
          </w:rPr>
          <w:delText>summary statistics</w:delText>
        </w:r>
      </w:del>
      <w:ins w:id="859" w:author="Catarina Brancoi" w:date="2022-07-25T17:10:00Z">
        <w:r w:rsidR="00EE111A">
          <w:rPr>
            <w:lang w:val="en-GB"/>
          </w:rPr>
          <w:t xml:space="preserve">data </w:t>
        </w:r>
      </w:ins>
      <w:del w:id="860" w:author="Catarina Brancoi" w:date="2022-07-25T17:10:00Z">
        <w:r w:rsidDel="00EE111A">
          <w:rPr>
            <w:lang w:val="en-GB"/>
          </w:rPr>
          <w:delText xml:space="preserve"> values </w:delText>
        </w:r>
      </w:del>
      <w:r>
        <w:rPr>
          <w:lang w:val="en-GB"/>
        </w:rPr>
        <w:t xml:space="preserve">are closer and </w:t>
      </w:r>
      <w:del w:id="861" w:author="Catarina Brancoi" w:date="2022-07-25T17:20:00Z">
        <w:r w:rsidDel="00027CD2">
          <w:rPr>
            <w:lang w:val="en-GB"/>
          </w:rPr>
          <w:delText xml:space="preserve">we </w:delText>
        </w:r>
      </w:del>
      <w:ins w:id="862" w:author="Catarina Brancoi" w:date="2022-07-25T17:20:00Z">
        <w:r w:rsidR="00027CD2">
          <w:rPr>
            <w:lang w:val="en-GB"/>
          </w:rPr>
          <w:t xml:space="preserve">the </w:t>
        </w:r>
      </w:ins>
      <w:del w:id="863" w:author="Catarina Brancoi" w:date="2022-07-25T17:20:00Z">
        <w:r w:rsidDel="00027CD2">
          <w:rPr>
            <w:lang w:val="en-GB"/>
          </w:rPr>
          <w:delText xml:space="preserve">obtained that </w:delText>
        </w:r>
      </w:del>
      <w:r>
        <w:rPr>
          <w:lang w:val="en-GB"/>
        </w:rPr>
        <w:t>Neutral model</w:t>
      </w:r>
      <w:r w:rsidR="00147ADF">
        <w:rPr>
          <w:lang w:val="en-GB"/>
        </w:rPr>
        <w:t xml:space="preserve"> </w:t>
      </w:r>
      <w:del w:id="864" w:author="Catarina Brancoi" w:date="2022-07-25T17:20:00Z">
        <w:r w:rsidR="00147ADF" w:rsidDel="00027CD2">
          <w:rPr>
            <w:lang w:val="en-GB"/>
          </w:rPr>
          <w:delText>is</w:delText>
        </w:r>
        <w:r w:rsidDel="00027CD2">
          <w:rPr>
            <w:lang w:val="en-GB"/>
          </w:rPr>
          <w:delText xml:space="preserve"> </w:delText>
        </w:r>
      </w:del>
      <w:ins w:id="865" w:author="Catarina Brancoi" w:date="2022-07-25T17:20:00Z">
        <w:r w:rsidR="00027CD2">
          <w:rPr>
            <w:lang w:val="en-GB"/>
          </w:rPr>
          <w:t xml:space="preserve">was selected as </w:t>
        </w:r>
      </w:ins>
      <w:r>
        <w:rPr>
          <w:lang w:val="en-GB"/>
        </w:rPr>
        <w:t xml:space="preserve">the best-fitting substitution model with a probability of </w:t>
      </w:r>
      <w:r w:rsidRPr="00792EF3">
        <w:rPr>
          <w:lang w:val="en-GB"/>
        </w:rPr>
        <w:t>0.6667</w:t>
      </w:r>
      <w:r>
        <w:rPr>
          <w:lang w:val="en-GB"/>
        </w:rPr>
        <w:t xml:space="preserve">, while Fitness and HIVw model had a probability of </w:t>
      </w:r>
      <w:r w:rsidRPr="00792EF3">
        <w:rPr>
          <w:lang w:val="en-GB"/>
        </w:rPr>
        <w:t>0.2333</w:t>
      </w:r>
      <w:r>
        <w:rPr>
          <w:lang w:val="en-GB"/>
        </w:rPr>
        <w:t xml:space="preserve"> and </w:t>
      </w:r>
      <w:r w:rsidRPr="00792EF3">
        <w:rPr>
          <w:lang w:val="en-GB"/>
        </w:rPr>
        <w:t>0.</w:t>
      </w:r>
      <w:r>
        <w:rPr>
          <w:lang w:val="en-GB"/>
        </w:rPr>
        <w:t>1 respectively. This in only an example of the importance of choosing suitable evolutionary parameters values for the simulations.</w:t>
      </w:r>
    </w:p>
    <w:p w14:paraId="4262DDB3" w14:textId="13218C1F" w:rsidR="00792EF3" w:rsidRDefault="00792EF3" w:rsidP="00792EF3">
      <w:pPr>
        <w:rPr>
          <w:lang w:val="en-GB"/>
        </w:rPr>
      </w:pPr>
    </w:p>
    <w:p w14:paraId="09094B98" w14:textId="6DB95C2B" w:rsidR="00792EF3" w:rsidRDefault="00792EF3" w:rsidP="00792EF3">
      <w:pPr>
        <w:pStyle w:val="ListParagraph"/>
        <w:numPr>
          <w:ilvl w:val="0"/>
          <w:numId w:val="32"/>
        </w:numPr>
        <w:rPr>
          <w:lang w:val="en-GB"/>
        </w:rPr>
      </w:pPr>
      <w:r w:rsidRPr="00792EF3">
        <w:rPr>
          <w:b/>
          <w:bCs/>
          <w:lang w:val="en-GB"/>
        </w:rPr>
        <w:t>Example</w:t>
      </w:r>
      <w:r>
        <w:rPr>
          <w:b/>
          <w:bCs/>
          <w:lang w:val="en-GB"/>
        </w:rPr>
        <w:t>2</w:t>
      </w:r>
      <w:r w:rsidRPr="00792EF3">
        <w:rPr>
          <w:b/>
          <w:bCs/>
          <w:lang w:val="en-GB"/>
        </w:rPr>
        <w:t>-</w:t>
      </w:r>
      <w:r w:rsidR="00690F92">
        <w:rPr>
          <w:b/>
          <w:bCs/>
          <w:lang w:val="en-GB"/>
        </w:rPr>
        <w:t>Protease_HIV</w:t>
      </w:r>
      <w:r w:rsidRPr="00792EF3">
        <w:rPr>
          <w:b/>
          <w:bCs/>
          <w:lang w:val="en-GB"/>
        </w:rPr>
        <w:t>:</w:t>
      </w:r>
      <w:r w:rsidR="00690F92" w:rsidRPr="00690F92">
        <w:rPr>
          <w:lang w:val="en-GB"/>
        </w:rPr>
        <w:t xml:space="preserve"> </w:t>
      </w:r>
      <w:r w:rsidR="00690F92" w:rsidRPr="00792EF3">
        <w:rPr>
          <w:lang w:val="en-GB"/>
        </w:rPr>
        <w:t>Analysis of a simulated real target alignment [</w:t>
      </w:r>
      <w:r w:rsidR="00690F92">
        <w:rPr>
          <w:lang w:val="en-GB"/>
        </w:rPr>
        <w:t>5</w:t>
      </w:r>
      <w:r w:rsidR="00690F92" w:rsidRPr="00792EF3">
        <w:rPr>
          <w:lang w:val="en-GB"/>
        </w:rPr>
        <w:t xml:space="preserve">0 sequences, </w:t>
      </w:r>
      <w:r w:rsidR="00690F92">
        <w:rPr>
          <w:lang w:val="en-GB"/>
        </w:rPr>
        <w:t>99</w:t>
      </w:r>
      <w:r w:rsidR="00690F92" w:rsidRPr="00792EF3">
        <w:rPr>
          <w:lang w:val="en-GB"/>
        </w:rPr>
        <w:t xml:space="preserve"> amino acids</w:t>
      </w:r>
      <w:r w:rsidR="00690F92">
        <w:rPr>
          <w:lang w:val="en-GB"/>
        </w:rPr>
        <w:t>] of the protease of HIV-1 virus</w:t>
      </w:r>
      <w:r w:rsidR="00690F92" w:rsidRPr="00792EF3">
        <w:rPr>
          <w:lang w:val="en-GB"/>
        </w:rPr>
        <w:t xml:space="preserve"> using 1</w:t>
      </w:r>
      <w:r w:rsidR="00690F92">
        <w:rPr>
          <w:lang w:val="en-GB"/>
        </w:rPr>
        <w:t>0</w:t>
      </w:r>
      <w:ins w:id="866" w:author="Catarina Brancoi" w:date="2022-07-25T17:15:00Z">
        <w:r w:rsidR="00725CE7">
          <w:rPr>
            <w:lang w:val="en-GB"/>
          </w:rPr>
          <w:t>,</w:t>
        </w:r>
      </w:ins>
      <w:del w:id="867" w:author="Catarina Brancoi" w:date="2022-07-25T17:15:00Z">
        <w:r w:rsidR="00690F92" w:rsidRPr="00792EF3" w:rsidDel="00725CE7">
          <w:rPr>
            <w:lang w:val="en-GB"/>
          </w:rPr>
          <w:delText xml:space="preserve"> </w:delText>
        </w:r>
      </w:del>
      <w:r w:rsidR="00690F92" w:rsidRPr="00792EF3">
        <w:rPr>
          <w:lang w:val="en-GB"/>
        </w:rPr>
        <w:t>000 simulations comp</w:t>
      </w:r>
      <w:r w:rsidR="00690F92">
        <w:rPr>
          <w:lang w:val="en-GB"/>
        </w:rPr>
        <w:t>ar</w:t>
      </w:r>
      <w:r w:rsidR="00690F92" w:rsidRPr="00792EF3">
        <w:rPr>
          <w:lang w:val="en-GB"/>
        </w:rPr>
        <w:t xml:space="preserve">ing the </w:t>
      </w:r>
      <w:r w:rsidR="00690F92">
        <w:rPr>
          <w:lang w:val="en-GB"/>
        </w:rPr>
        <w:t>JTT</w:t>
      </w:r>
      <w:r w:rsidR="00690F92" w:rsidRPr="00792EF3">
        <w:rPr>
          <w:lang w:val="en-GB"/>
        </w:rPr>
        <w:t xml:space="preserve"> (best-fitting empirical substitution model according </w:t>
      </w:r>
      <w:r w:rsidR="00690F92" w:rsidRPr="00792EF3">
        <w:rPr>
          <w:i/>
          <w:iCs/>
          <w:lang w:val="en-GB"/>
        </w:rPr>
        <w:t>ProtTest</w:t>
      </w:r>
      <w:r w:rsidR="00690F92" w:rsidRPr="00792EF3">
        <w:rPr>
          <w:lang w:val="en-GB"/>
        </w:rPr>
        <w:t xml:space="preserve"> </w:t>
      </w:r>
      <w:r w:rsidR="00F80B49">
        <w:rPr>
          <w:lang w:val="en-GB"/>
        </w:rPr>
        <w:fldChar w:fldCharType="begin"/>
      </w:r>
      <w:r w:rsidR="005064C0">
        <w:rPr>
          <w:lang w:val="en-GB"/>
        </w:rPr>
        <w:instrText xml:space="preserve"> ADDIN ZOTERO_ITEM CSL_CITATION {"citationID":"02ZUDj40","properties":{"formattedCitation":"(Darriba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690F92" w:rsidRPr="00792EF3">
        <w:rPr>
          <w:lang w:val="en-GB"/>
        </w:rPr>
        <w:t>) and the two SCS models (Fitness and Neutral) (Table 3).</w:t>
      </w:r>
      <w:r w:rsidR="00690F92">
        <w:rPr>
          <w:lang w:val="en-GB"/>
        </w:rPr>
        <w:t xml:space="preserve"> </w:t>
      </w:r>
      <w:del w:id="868" w:author="Catarina Brancoi" w:date="2022-07-25T17:15:00Z">
        <w:r w:rsidR="00690F92" w:rsidDel="00725CE7">
          <w:rPr>
            <w:lang w:val="en-GB"/>
          </w:rPr>
          <w:delText>It was run on the cluster.</w:delText>
        </w:r>
      </w:del>
    </w:p>
    <w:p w14:paraId="1EED3791" w14:textId="77777777" w:rsidR="00EF1C54" w:rsidRDefault="00EF1C54" w:rsidP="00EF1C54">
      <w:pPr>
        <w:pStyle w:val="ListParagraph"/>
        <w:rPr>
          <w:lang w:val="en-GB"/>
        </w:rPr>
      </w:pPr>
    </w:p>
    <w:p w14:paraId="0971937A" w14:textId="2AC6BF2A" w:rsidR="00EF1C54" w:rsidRPr="00EF1C54" w:rsidRDefault="00EF1C54" w:rsidP="00EF1C54">
      <w:pPr>
        <w:pStyle w:val="ListParagraph"/>
        <w:numPr>
          <w:ilvl w:val="0"/>
          <w:numId w:val="32"/>
        </w:numPr>
        <w:rPr>
          <w:lang w:val="en-GB"/>
        </w:rPr>
      </w:pPr>
      <w:r w:rsidRPr="00792EF3">
        <w:rPr>
          <w:b/>
          <w:bCs/>
          <w:lang w:val="en-GB"/>
        </w:rPr>
        <w:t>Example</w:t>
      </w:r>
      <w:r>
        <w:rPr>
          <w:b/>
          <w:bCs/>
          <w:lang w:val="en-GB"/>
        </w:rPr>
        <w:t>3</w:t>
      </w:r>
      <w:r w:rsidRPr="00792EF3">
        <w:rPr>
          <w:b/>
          <w:bCs/>
          <w:lang w:val="en-GB"/>
        </w:rPr>
        <w:t>-</w:t>
      </w:r>
      <w:r>
        <w:rPr>
          <w:b/>
          <w:bCs/>
          <w:lang w:val="en-GB"/>
        </w:rPr>
        <w:t>GAG_HIV</w:t>
      </w:r>
      <w:r w:rsidRPr="00792EF3">
        <w:rPr>
          <w:b/>
          <w:bCs/>
          <w:lang w:val="en-GB"/>
        </w:rPr>
        <w:t>:</w:t>
      </w:r>
      <w:r w:rsidRPr="00690F92">
        <w:rPr>
          <w:lang w:val="en-GB"/>
        </w:rPr>
        <w:t xml:space="preserve"> </w:t>
      </w:r>
      <w:r w:rsidRPr="00792EF3">
        <w:rPr>
          <w:lang w:val="en-GB"/>
        </w:rPr>
        <w:t>Analysis of a simulated real target alignment [</w:t>
      </w:r>
      <w:r>
        <w:rPr>
          <w:lang w:val="en-GB"/>
        </w:rPr>
        <w:t>27</w:t>
      </w:r>
      <w:r w:rsidRPr="00792EF3">
        <w:rPr>
          <w:lang w:val="en-GB"/>
        </w:rPr>
        <w:t xml:space="preserve"> sequences, </w:t>
      </w:r>
      <w:r>
        <w:rPr>
          <w:lang w:val="en-GB"/>
        </w:rPr>
        <w:t>288</w:t>
      </w:r>
      <w:r w:rsidRPr="00792EF3">
        <w:rPr>
          <w:lang w:val="en-GB"/>
        </w:rPr>
        <w:t xml:space="preserve"> amino acids</w:t>
      </w:r>
      <w:r>
        <w:rPr>
          <w:lang w:val="en-GB"/>
        </w:rPr>
        <w:t>] of the protease of HIV-1 virus</w:t>
      </w:r>
      <w:r w:rsidRPr="00792EF3">
        <w:rPr>
          <w:lang w:val="en-GB"/>
        </w:rPr>
        <w:t xml:space="preserve"> using 1</w:t>
      </w:r>
      <w:r>
        <w:rPr>
          <w:lang w:val="en-GB"/>
        </w:rPr>
        <w:t>0</w:t>
      </w:r>
      <w:ins w:id="869" w:author="Catarina Brancoi" w:date="2022-07-25T17:17:00Z">
        <w:r w:rsidR="00725CE7">
          <w:rPr>
            <w:lang w:val="en-GB"/>
          </w:rPr>
          <w:t>,</w:t>
        </w:r>
      </w:ins>
      <w:del w:id="870" w:author="Catarina Brancoi" w:date="2022-07-25T17:17:00Z">
        <w:r w:rsidRPr="00792EF3" w:rsidDel="00725CE7">
          <w:rPr>
            <w:lang w:val="en-GB"/>
          </w:rPr>
          <w:delText xml:space="preserve"> </w:delText>
        </w:r>
      </w:del>
      <w:r w:rsidRPr="00792EF3">
        <w:rPr>
          <w:lang w:val="en-GB"/>
        </w:rPr>
        <w:t>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{"citationID":"AYnVU42O","properties":{"formattedCitation":"(Darriba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F80B49">
        <w:rPr>
          <w:lang w:val="en-GB"/>
        </w:rPr>
        <w:t>)</w:t>
      </w:r>
      <w:r w:rsidRPr="00792EF3">
        <w:rPr>
          <w:lang w:val="en-GB"/>
        </w:rPr>
        <w:t xml:space="preserve"> and the two SCS models (Fitness and Neutral) (Table 3).</w:t>
      </w:r>
      <w:r>
        <w:rPr>
          <w:lang w:val="en-GB"/>
        </w:rPr>
        <w:t xml:space="preserve"> </w:t>
      </w:r>
      <w:del w:id="871" w:author="Catarina Brancoi" w:date="2022-07-25T17:16:00Z">
        <w:r w:rsidDel="00725CE7">
          <w:rPr>
            <w:lang w:val="en-GB"/>
          </w:rPr>
          <w:delText>It was run on the cluster.</w:delText>
        </w:r>
      </w:del>
    </w:p>
    <w:p w14:paraId="7B5EBC60" w14:textId="77777777" w:rsidR="00792EF3" w:rsidRPr="00792EF3" w:rsidRDefault="00792EF3" w:rsidP="00792EF3">
      <w:pPr>
        <w:pStyle w:val="ListParagraph"/>
        <w:rPr>
          <w:lang w:val="en-GB"/>
        </w:rPr>
      </w:pPr>
    </w:p>
    <w:p w14:paraId="53DB8424" w14:textId="6D413FB1" w:rsidR="00690F92" w:rsidRDefault="00690F92" w:rsidP="00690F92">
      <w:pPr>
        <w:pStyle w:val="ListParagraph"/>
        <w:numPr>
          <w:ilvl w:val="0"/>
          <w:numId w:val="32"/>
        </w:numPr>
        <w:rPr>
          <w:lang w:val="en-GB"/>
        </w:rPr>
      </w:pPr>
      <w:r w:rsidRPr="00792EF3">
        <w:rPr>
          <w:b/>
          <w:bCs/>
          <w:lang w:val="en-GB"/>
        </w:rPr>
        <w:t>Example</w:t>
      </w:r>
      <w:r w:rsidR="00EF1C54">
        <w:rPr>
          <w:b/>
          <w:bCs/>
          <w:lang w:val="en-GB"/>
        </w:rPr>
        <w:t>4</w:t>
      </w:r>
      <w:r w:rsidRPr="00792EF3">
        <w:rPr>
          <w:b/>
          <w:bCs/>
          <w:lang w:val="en-GB"/>
        </w:rPr>
        <w:t>-</w:t>
      </w:r>
      <w:r>
        <w:rPr>
          <w:b/>
          <w:bCs/>
          <w:lang w:val="en-GB"/>
        </w:rPr>
        <w:t>NS1_Flu</w:t>
      </w:r>
      <w:r w:rsidRPr="00792EF3">
        <w:rPr>
          <w:b/>
          <w:bCs/>
          <w:lang w:val="en-GB"/>
        </w:rPr>
        <w:t>:</w:t>
      </w:r>
      <w:r w:rsidRPr="00690F92">
        <w:rPr>
          <w:lang w:val="en-GB"/>
        </w:rPr>
        <w:t xml:space="preserve"> </w:t>
      </w:r>
      <w:r w:rsidRPr="00792EF3">
        <w:rPr>
          <w:lang w:val="en-GB"/>
        </w:rPr>
        <w:t>Analysis of a simulated real target alignment [</w:t>
      </w:r>
      <w:r>
        <w:rPr>
          <w:lang w:val="en-GB"/>
        </w:rPr>
        <w:t>25</w:t>
      </w:r>
      <w:r w:rsidRPr="00792EF3">
        <w:rPr>
          <w:lang w:val="en-GB"/>
        </w:rPr>
        <w:t xml:space="preserve"> sequences,</w:t>
      </w:r>
      <w:r>
        <w:rPr>
          <w:lang w:val="en-GB"/>
        </w:rPr>
        <w:t xml:space="preserve"> 202</w:t>
      </w:r>
      <w:r w:rsidRPr="00792EF3">
        <w:rPr>
          <w:lang w:val="en-GB"/>
        </w:rPr>
        <w:t xml:space="preserve"> amino acids</w:t>
      </w:r>
      <w:r>
        <w:rPr>
          <w:lang w:val="en-GB"/>
        </w:rPr>
        <w:t xml:space="preserve">] of the </w:t>
      </w:r>
      <w:r w:rsidR="00463E0E">
        <w:rPr>
          <w:lang w:val="en-GB"/>
        </w:rPr>
        <w:t xml:space="preserve">NS1 </w:t>
      </w:r>
      <w:r>
        <w:rPr>
          <w:lang w:val="en-GB"/>
        </w:rPr>
        <w:t xml:space="preserve">of </w:t>
      </w:r>
      <w:r w:rsidR="00463E0E">
        <w:rPr>
          <w:lang w:val="en-GB"/>
        </w:rPr>
        <w:t>influenza</w:t>
      </w:r>
      <w:r>
        <w:rPr>
          <w:lang w:val="en-GB"/>
        </w:rPr>
        <w:t xml:space="preserve"> virus</w:t>
      </w:r>
      <w:r w:rsidRPr="00792EF3">
        <w:rPr>
          <w:lang w:val="en-GB"/>
        </w:rPr>
        <w:t xml:space="preserve"> using 1</w:t>
      </w:r>
      <w:r>
        <w:rPr>
          <w:lang w:val="en-GB"/>
        </w:rPr>
        <w:t>0</w:t>
      </w:r>
      <w:ins w:id="872" w:author="Catarina Brancoi" w:date="2022-07-25T17:17:00Z">
        <w:r w:rsidR="00725CE7">
          <w:rPr>
            <w:lang w:val="en-GB"/>
          </w:rPr>
          <w:t>,</w:t>
        </w:r>
      </w:ins>
      <w:del w:id="873" w:author="Catarina Brancoi" w:date="2022-07-25T17:17:00Z">
        <w:r w:rsidRPr="00792EF3" w:rsidDel="00725CE7">
          <w:rPr>
            <w:lang w:val="en-GB"/>
          </w:rPr>
          <w:delText xml:space="preserve"> </w:delText>
        </w:r>
      </w:del>
      <w:r w:rsidRPr="00792EF3">
        <w:rPr>
          <w:lang w:val="en-GB"/>
        </w:rPr>
        <w:t>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{"citationID":"UCRqKLra","properties":{"formattedCitation":"(Darriba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del w:id="874" w:author="Catarina Brancoi" w:date="2022-07-25T17:16:00Z">
        <w:r w:rsidDel="00725CE7">
          <w:rPr>
            <w:lang w:val="en-GB"/>
          </w:rPr>
          <w:delText>It was run on the cluster.</w:delText>
        </w:r>
      </w:del>
    </w:p>
    <w:p w14:paraId="43991886" w14:textId="77777777" w:rsidR="00463E0E" w:rsidRPr="00463E0E" w:rsidRDefault="00463E0E" w:rsidP="00463E0E">
      <w:pPr>
        <w:rPr>
          <w:lang w:val="en-GB"/>
        </w:rPr>
      </w:pPr>
    </w:p>
    <w:p w14:paraId="5F53CA85" w14:textId="3DF84576" w:rsidR="00463E0E" w:rsidRDefault="00463E0E" w:rsidP="00463E0E">
      <w:pPr>
        <w:pStyle w:val="ListParagraph"/>
        <w:numPr>
          <w:ilvl w:val="0"/>
          <w:numId w:val="32"/>
        </w:numPr>
        <w:rPr>
          <w:lang w:val="en-GB"/>
        </w:rPr>
      </w:pPr>
      <w:r w:rsidRPr="00792EF3">
        <w:rPr>
          <w:b/>
          <w:bCs/>
          <w:lang w:val="en-GB"/>
        </w:rPr>
        <w:t>Example</w:t>
      </w:r>
      <w:r w:rsidR="00EF1C54">
        <w:rPr>
          <w:b/>
          <w:bCs/>
          <w:lang w:val="en-GB"/>
        </w:rPr>
        <w:t>5</w:t>
      </w:r>
      <w:r w:rsidRPr="00792EF3">
        <w:rPr>
          <w:b/>
          <w:bCs/>
          <w:lang w:val="en-GB"/>
        </w:rPr>
        <w:t>-</w:t>
      </w:r>
      <w:r>
        <w:rPr>
          <w:b/>
          <w:bCs/>
          <w:lang w:val="en-GB"/>
        </w:rPr>
        <w:t>C30_COVID</w:t>
      </w:r>
      <w:r w:rsidRPr="00792EF3">
        <w:rPr>
          <w:b/>
          <w:bCs/>
          <w:lang w:val="en-GB"/>
        </w:rPr>
        <w:t>:</w:t>
      </w:r>
      <w:r w:rsidRPr="00690F92">
        <w:rPr>
          <w:lang w:val="en-GB"/>
        </w:rPr>
        <w:t xml:space="preserve"> </w:t>
      </w:r>
      <w:r w:rsidRPr="00792EF3">
        <w:rPr>
          <w:lang w:val="en-GB"/>
        </w:rPr>
        <w:t>Analysis of a simulated real target alignment [</w:t>
      </w:r>
      <w:r>
        <w:rPr>
          <w:lang w:val="en-GB"/>
        </w:rPr>
        <w:t>30</w:t>
      </w:r>
      <w:r w:rsidRPr="00792EF3">
        <w:rPr>
          <w:lang w:val="en-GB"/>
        </w:rPr>
        <w:t xml:space="preserve"> sequences,</w:t>
      </w:r>
      <w:r>
        <w:rPr>
          <w:lang w:val="en-GB"/>
        </w:rPr>
        <w:t xml:space="preserve"> 299</w:t>
      </w:r>
      <w:r w:rsidRPr="00792EF3">
        <w:rPr>
          <w:lang w:val="en-GB"/>
        </w:rPr>
        <w:t xml:space="preserve"> amino acids</w:t>
      </w:r>
      <w:r>
        <w:rPr>
          <w:lang w:val="en-GB"/>
        </w:rPr>
        <w:t>] of the C30 endopeptidase of SARS-CoV virus</w:t>
      </w:r>
      <w:r w:rsidRPr="00792EF3">
        <w:rPr>
          <w:lang w:val="en-GB"/>
        </w:rPr>
        <w:t xml:space="preserve"> using 1</w:t>
      </w:r>
      <w:r>
        <w:rPr>
          <w:lang w:val="en-GB"/>
        </w:rPr>
        <w:t>0</w:t>
      </w:r>
      <w:ins w:id="875" w:author="Catarina Brancoi" w:date="2022-07-25T17:17:00Z">
        <w:r w:rsidR="00725CE7">
          <w:rPr>
            <w:lang w:val="en-GB"/>
          </w:rPr>
          <w:t>,</w:t>
        </w:r>
      </w:ins>
      <w:del w:id="876" w:author="Catarina Brancoi" w:date="2022-07-25T17:17:00Z">
        <w:r w:rsidRPr="00792EF3" w:rsidDel="00725CE7">
          <w:rPr>
            <w:lang w:val="en-GB"/>
          </w:rPr>
          <w:delText xml:space="preserve"> </w:delText>
        </w:r>
      </w:del>
      <w:r w:rsidRPr="00792EF3">
        <w:rPr>
          <w:lang w:val="en-GB"/>
        </w:rPr>
        <w:t>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{"citationID":"SzuU9vfn","properties":{"formattedCitation":"(Darriba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ins w:id="877" w:author="Catarina Brancoi" w:date="2022-07-25T17:18:00Z">
        <w:r w:rsidR="00725CE7">
          <w:rPr>
            <w:lang w:val="en-GB"/>
          </w:rPr>
          <w:t xml:space="preserve">In this case we performed two </w:t>
        </w:r>
      </w:ins>
      <w:ins w:id="878" w:author="Catarina Brancoi" w:date="2022-07-25T17:19:00Z">
        <w:r w:rsidR="00725CE7">
          <w:rPr>
            <w:lang w:val="en-GB"/>
          </w:rPr>
          <w:t xml:space="preserve">analyses differing on the SS calculated and used to </w:t>
        </w:r>
        <w:r w:rsidR="00027CD2">
          <w:rPr>
            <w:lang w:val="en-GB"/>
          </w:rPr>
          <w:t>do the ABC estimation.</w:t>
        </w:r>
      </w:ins>
      <w:del w:id="879" w:author="Catarina Brancoi" w:date="2022-07-25T17:16:00Z">
        <w:r w:rsidDel="00725CE7">
          <w:rPr>
            <w:lang w:val="en-GB"/>
          </w:rPr>
          <w:delText>It was run on the cluster.</w:delText>
        </w:r>
      </w:del>
    </w:p>
    <w:p w14:paraId="223E4500" w14:textId="77777777" w:rsidR="00463E0E" w:rsidRPr="00463E0E" w:rsidRDefault="00463E0E" w:rsidP="00463E0E">
      <w:pPr>
        <w:pStyle w:val="ListParagraph"/>
        <w:rPr>
          <w:lang w:val="en-GB"/>
        </w:rPr>
      </w:pPr>
    </w:p>
    <w:p w14:paraId="3B750297" w14:textId="1D9AE6AF" w:rsidR="00463E0E" w:rsidRDefault="00463E0E" w:rsidP="00147ADF">
      <w:pPr>
        <w:ind w:left="708"/>
        <w:rPr>
          <w:lang w:val="en-GB"/>
        </w:rPr>
      </w:pPr>
      <w:del w:id="880" w:author="Catarina Brancoi" w:date="2022-07-25T17:21:00Z">
        <w:r w:rsidDel="00027CD2">
          <w:rPr>
            <w:lang w:val="en-GB"/>
          </w:rPr>
          <w:delText>If we observ</w:delText>
        </w:r>
      </w:del>
      <w:del w:id="881" w:author="Catarina Brancoi" w:date="2022-07-25T17:17:00Z">
        <w:r w:rsidDel="00725CE7">
          <w:rPr>
            <w:lang w:val="en-GB"/>
          </w:rPr>
          <w:delText>ed</w:delText>
        </w:r>
      </w:del>
      <w:del w:id="882" w:author="Catarina Brancoi" w:date="2022-07-25T17:21:00Z">
        <w:r w:rsidDel="00027CD2">
          <w:rPr>
            <w:lang w:val="en-GB"/>
          </w:rPr>
          <w:delText xml:space="preserve"> t</w:delText>
        </w:r>
      </w:del>
      <w:ins w:id="883" w:author="Catarina Brancoi" w:date="2022-07-25T17:21:00Z">
        <w:r w:rsidR="00027CD2">
          <w:rPr>
            <w:lang w:val="en-GB"/>
          </w:rPr>
          <w:t>T</w:t>
        </w:r>
      </w:ins>
      <w:r>
        <w:rPr>
          <w:lang w:val="en-GB"/>
        </w:rPr>
        <w:t xml:space="preserve">he </w:t>
      </w:r>
      <w:ins w:id="884" w:author="Catarina Brancoi" w:date="2022-07-25T17:19:00Z">
        <w:r w:rsidR="00027CD2">
          <w:rPr>
            <w:lang w:val="en-GB"/>
          </w:rPr>
          <w:t xml:space="preserve">initial </w:t>
        </w:r>
      </w:ins>
      <w:r>
        <w:rPr>
          <w:lang w:val="en-GB"/>
        </w:rPr>
        <w:t>ABC results</w:t>
      </w:r>
      <w:del w:id="885" w:author="Catarina Brancoi" w:date="2022-07-25T17:21:00Z">
        <w:r w:rsidDel="00027CD2">
          <w:rPr>
            <w:lang w:val="en-GB"/>
          </w:rPr>
          <w:delText xml:space="preserve">, we </w:delText>
        </w:r>
      </w:del>
      <w:del w:id="886" w:author="Catarina Brancoi" w:date="2022-07-25T17:17:00Z">
        <w:r w:rsidDel="00725CE7">
          <w:rPr>
            <w:lang w:val="en-GB"/>
          </w:rPr>
          <w:delText xml:space="preserve">obtained </w:delText>
        </w:r>
      </w:del>
      <w:ins w:id="887" w:author="Catarina Brancoi" w:date="2022-07-25T17:21:00Z">
        <w:r w:rsidR="00027CD2">
          <w:rPr>
            <w:lang w:val="en-GB"/>
          </w:rPr>
          <w:t xml:space="preserve"> show </w:t>
        </w:r>
      </w:ins>
      <w:r>
        <w:rPr>
          <w:lang w:val="en-GB"/>
        </w:rPr>
        <w:t>that the best-fitting substitution mode</w:t>
      </w:r>
      <w:ins w:id="888" w:author="Catarina Brancoi" w:date="2022-07-25T17:18:00Z">
        <w:r w:rsidR="00725CE7">
          <w:rPr>
            <w:lang w:val="en-GB"/>
          </w:rPr>
          <w:t>l</w:t>
        </w:r>
      </w:ins>
      <w:del w:id="889" w:author="Catarina Brancoi" w:date="2022-07-25T17:18:00Z">
        <w:r w:rsidDel="00725CE7">
          <w:rPr>
            <w:lang w:val="en-GB"/>
          </w:rPr>
          <w:delText>s</w:delText>
        </w:r>
      </w:del>
      <w:r>
        <w:rPr>
          <w:lang w:val="en-GB"/>
        </w:rPr>
        <w:t xml:space="preserve"> is </w:t>
      </w:r>
      <w:ins w:id="890" w:author="Catarina Brancoi" w:date="2022-07-25T17:18:00Z">
        <w:r w:rsidR="00725CE7">
          <w:rPr>
            <w:lang w:val="en-GB"/>
          </w:rPr>
          <w:t xml:space="preserve">the </w:t>
        </w:r>
      </w:ins>
      <w:r>
        <w:rPr>
          <w:lang w:val="en-GB"/>
        </w:rPr>
        <w:t xml:space="preserve">LG </w:t>
      </w:r>
      <w:del w:id="891" w:author="Catarina Brancoi" w:date="2022-07-25T17:18:00Z">
        <w:r w:rsidDel="00725CE7">
          <w:rPr>
            <w:lang w:val="en-GB"/>
          </w:rPr>
          <w:delText xml:space="preserve">model </w:delText>
        </w:r>
      </w:del>
      <w:r>
        <w:rPr>
          <w:lang w:val="en-GB"/>
        </w:rPr>
        <w:t xml:space="preserve">with a probability of 1. Looking closer the summary statistics plots, </w:t>
      </w:r>
      <w:del w:id="892" w:author="Catarina Brancoi" w:date="2022-07-25T17:21:00Z">
        <w:r w:rsidDel="00027CD2">
          <w:rPr>
            <w:lang w:val="en-GB"/>
          </w:rPr>
          <w:delText xml:space="preserve">we realize that </w:delText>
        </w:r>
      </w:del>
      <w:r w:rsidR="00147ADF" w:rsidRPr="00147ADF">
        <w:rPr>
          <w:lang w:val="en-GB"/>
        </w:rPr>
        <w:t xml:space="preserve">the </w:t>
      </w:r>
      <w:del w:id="893" w:author="Catarina Brancoi" w:date="2022-07-25T17:18:00Z">
        <w:r w:rsidR="00147ADF" w:rsidRPr="00147ADF" w:rsidDel="00725CE7">
          <w:rPr>
            <w:lang w:val="en-GB"/>
          </w:rPr>
          <w:delText xml:space="preserve">summary </w:delText>
        </w:r>
        <w:r w:rsidR="00147ADF" w:rsidDel="00725CE7">
          <w:rPr>
            <w:lang w:val="en-GB"/>
          </w:rPr>
          <w:delText>statistic</w:delText>
        </w:r>
      </w:del>
      <w:ins w:id="894" w:author="Catarina Brancoi" w:date="2022-07-25T17:18:00Z">
        <w:r w:rsidR="00725CE7">
          <w:rPr>
            <w:lang w:val="en-GB"/>
          </w:rPr>
          <w:t>SS</w:t>
        </w:r>
      </w:ins>
      <w:r w:rsidR="00147ADF">
        <w:rPr>
          <w:lang w:val="en-GB"/>
        </w:rPr>
        <w:t xml:space="preserve"> </w:t>
      </w:r>
      <w:r w:rsidR="00147ADF" w:rsidRPr="00147ADF">
        <w:rPr>
          <w:lang w:val="en-GB"/>
        </w:rPr>
        <w:t xml:space="preserve">DGREM_sd is </w:t>
      </w:r>
      <w:r w:rsidR="00147ADF">
        <w:rPr>
          <w:lang w:val="en-GB"/>
        </w:rPr>
        <w:t xml:space="preserve">so far </w:t>
      </w:r>
      <w:r w:rsidR="00147ADF" w:rsidRPr="00147ADF">
        <w:rPr>
          <w:lang w:val="en-GB"/>
        </w:rPr>
        <w:t xml:space="preserve">from the real data that </w:t>
      </w:r>
      <w:r w:rsidR="00147ADF">
        <w:rPr>
          <w:lang w:val="en-GB"/>
        </w:rPr>
        <w:t xml:space="preserve">it does </w:t>
      </w:r>
      <w:r w:rsidR="00147ADF" w:rsidRPr="00147ADF">
        <w:rPr>
          <w:lang w:val="en-GB"/>
        </w:rPr>
        <w:t xml:space="preserve">not appear in the </w:t>
      </w:r>
      <w:r w:rsidR="00147ADF">
        <w:rPr>
          <w:lang w:val="en-GB"/>
        </w:rPr>
        <w:t>plots</w:t>
      </w:r>
      <w:r>
        <w:rPr>
          <w:lang w:val="en-GB"/>
        </w:rPr>
        <w:t xml:space="preserve"> (</w:t>
      </w:r>
      <w:r w:rsidRPr="00792EF3">
        <w:rPr>
          <w:lang w:val="en-GB"/>
        </w:rPr>
        <w:t>Results_SS_</w:t>
      </w:r>
      <w:r w:rsidR="00147ADF">
        <w:rPr>
          <w:lang w:val="en-GB"/>
        </w:rPr>
        <w:t>Energy</w:t>
      </w:r>
      <w:r w:rsidRPr="00792EF3">
        <w:rPr>
          <w:lang w:val="en-GB"/>
        </w:rPr>
        <w:t>.pdf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xml:space="preserve">). So, we </w:t>
      </w:r>
      <w:del w:id="895" w:author="Catarina Brancoi" w:date="2022-07-25T17:21:00Z">
        <w:r w:rsidDel="00027CD2">
          <w:rPr>
            <w:lang w:val="en-GB"/>
          </w:rPr>
          <w:delText xml:space="preserve">decided to </w:delText>
        </w:r>
      </w:del>
      <w:r>
        <w:rPr>
          <w:lang w:val="en-GB"/>
        </w:rPr>
        <w:t>repeat</w:t>
      </w:r>
      <w:ins w:id="896" w:author="Catarina Brancoi" w:date="2022-07-25T17:21:00Z">
        <w:r w:rsidR="00027CD2">
          <w:rPr>
            <w:lang w:val="en-GB"/>
          </w:rPr>
          <w:t>ed</w:t>
        </w:r>
      </w:ins>
      <w:r>
        <w:rPr>
          <w:lang w:val="en-GB"/>
        </w:rPr>
        <w:t xml:space="preserve"> the analysis </w:t>
      </w:r>
      <w:r w:rsidR="00147ADF">
        <w:rPr>
          <w:lang w:val="en-GB"/>
        </w:rPr>
        <w:t xml:space="preserve">without considering </w:t>
      </w:r>
      <w:r w:rsidR="00147ADF" w:rsidRPr="00147ADF">
        <w:rPr>
          <w:lang w:val="en-GB"/>
        </w:rPr>
        <w:t>DGREM_sd</w:t>
      </w:r>
      <w:r w:rsidR="00147ADF">
        <w:rPr>
          <w:lang w:val="en-GB"/>
        </w:rPr>
        <w:t xml:space="preserve"> </w:t>
      </w:r>
      <w:ins w:id="897" w:author="Catarina Brancoi" w:date="2022-07-25T17:22:00Z">
        <w:r w:rsidR="00027CD2">
          <w:rPr>
            <w:lang w:val="en-GB"/>
          </w:rPr>
          <w:t xml:space="preserve">as a </w:t>
        </w:r>
      </w:ins>
      <w:del w:id="898" w:author="Catarina Brancoi" w:date="2022-07-25T17:22:00Z">
        <w:r w:rsidR="00147ADF" w:rsidDel="00027CD2">
          <w:rPr>
            <w:lang w:val="en-GB"/>
          </w:rPr>
          <w:delText>summary statistic</w:delText>
        </w:r>
      </w:del>
      <w:ins w:id="899" w:author="Catarina Brancoi" w:date="2022-07-25T17:22:00Z">
        <w:r w:rsidR="00027CD2">
          <w:rPr>
            <w:lang w:val="en-GB"/>
          </w:rPr>
          <w:t>SS</w:t>
        </w:r>
      </w:ins>
      <w:r>
        <w:rPr>
          <w:lang w:val="en-GB"/>
        </w:rPr>
        <w:t xml:space="preserve"> (</w:t>
      </w:r>
      <w:r w:rsidRPr="00792EF3">
        <w:rPr>
          <w:b/>
          <w:bCs/>
          <w:lang w:val="en-GB"/>
        </w:rPr>
        <w:t>Example</w:t>
      </w:r>
      <w:r w:rsidR="00EF1C54">
        <w:rPr>
          <w:b/>
          <w:bCs/>
          <w:lang w:val="en-GB"/>
        </w:rPr>
        <w:t>5</w:t>
      </w:r>
      <w:r w:rsidRPr="00792EF3">
        <w:rPr>
          <w:b/>
          <w:bCs/>
          <w:lang w:val="en-GB"/>
        </w:rPr>
        <w:t>-</w:t>
      </w:r>
      <w:r w:rsidR="00147ADF">
        <w:rPr>
          <w:b/>
          <w:bCs/>
          <w:lang w:val="en-GB"/>
        </w:rPr>
        <w:t>C30_COVID</w:t>
      </w:r>
      <w:r>
        <w:rPr>
          <w:b/>
          <w:bCs/>
          <w:lang w:val="en-GB"/>
        </w:rPr>
        <w:t>-2</w:t>
      </w:r>
      <w:r>
        <w:rPr>
          <w:lang w:val="en-GB"/>
        </w:rPr>
        <w:t xml:space="preserve">) (Table 3). This time, </w:t>
      </w:r>
      <w:del w:id="900" w:author="Catarina Brancoi" w:date="2022-07-25T17:22:00Z">
        <w:r w:rsidDel="00027CD2">
          <w:rPr>
            <w:lang w:val="en-GB"/>
          </w:rPr>
          <w:delText>we obtained tha</w:delText>
        </w:r>
      </w:del>
      <w:ins w:id="901" w:author="Catarina Brancoi" w:date="2022-07-25T17:22:00Z">
        <w:r w:rsidR="00027CD2">
          <w:rPr>
            <w:lang w:val="en-GB"/>
          </w:rPr>
          <w:t>the</w:t>
        </w:r>
      </w:ins>
      <w:del w:id="902" w:author="Catarina Brancoi" w:date="2022-07-25T17:22:00Z">
        <w:r w:rsidDel="00027CD2">
          <w:rPr>
            <w:lang w:val="en-GB"/>
          </w:rPr>
          <w:delText>t</w:delText>
        </w:r>
      </w:del>
      <w:r>
        <w:rPr>
          <w:lang w:val="en-GB"/>
        </w:rPr>
        <w:t xml:space="preserve"> </w:t>
      </w:r>
      <w:r w:rsidR="00147ADF">
        <w:rPr>
          <w:lang w:val="en-GB"/>
        </w:rPr>
        <w:t>Fitness</w:t>
      </w:r>
      <w:r>
        <w:rPr>
          <w:lang w:val="en-GB"/>
        </w:rPr>
        <w:t xml:space="preserve"> model </w:t>
      </w:r>
      <w:r w:rsidR="00147ADF">
        <w:rPr>
          <w:lang w:val="en-GB"/>
        </w:rPr>
        <w:t xml:space="preserve">is </w:t>
      </w:r>
      <w:ins w:id="903" w:author="Catarina Brancoi" w:date="2022-07-25T17:22:00Z">
        <w:r w:rsidR="00027CD2">
          <w:rPr>
            <w:lang w:val="en-GB"/>
          </w:rPr>
          <w:t xml:space="preserve">selected as </w:t>
        </w:r>
      </w:ins>
      <w:r>
        <w:rPr>
          <w:lang w:val="en-GB"/>
        </w:rPr>
        <w:t xml:space="preserve">the best-fitting substitution model with a probability of </w:t>
      </w:r>
      <w:r w:rsidRPr="00792EF3">
        <w:rPr>
          <w:lang w:val="en-GB"/>
        </w:rPr>
        <w:t>0.</w:t>
      </w:r>
      <w:r w:rsidR="00147ADF">
        <w:rPr>
          <w:lang w:val="en-GB"/>
        </w:rPr>
        <w:t>88</w:t>
      </w:r>
      <w:r>
        <w:rPr>
          <w:lang w:val="en-GB"/>
        </w:rPr>
        <w:t xml:space="preserve">, while </w:t>
      </w:r>
      <w:r w:rsidR="00147ADF">
        <w:rPr>
          <w:lang w:val="en-GB"/>
        </w:rPr>
        <w:t>Neutral</w:t>
      </w:r>
      <w:r>
        <w:rPr>
          <w:lang w:val="en-GB"/>
        </w:rPr>
        <w:t xml:space="preserve"> and </w:t>
      </w:r>
      <w:r w:rsidR="00147ADF">
        <w:rPr>
          <w:lang w:val="en-GB"/>
        </w:rPr>
        <w:t>LG</w:t>
      </w:r>
      <w:r>
        <w:rPr>
          <w:lang w:val="en-GB"/>
        </w:rPr>
        <w:t xml:space="preserve"> model had a probability of</w:t>
      </w:r>
      <w:r w:rsidR="00147ADF">
        <w:rPr>
          <w:lang w:val="en-GB"/>
        </w:rPr>
        <w:t xml:space="preserve"> </w:t>
      </w:r>
      <w:r w:rsidR="00147ADF" w:rsidRPr="008C59A2">
        <w:rPr>
          <w:lang w:val="en-GB"/>
        </w:rPr>
        <w:t>0.1067</w:t>
      </w:r>
      <w:r w:rsidR="00147ADF">
        <w:rPr>
          <w:lang w:val="en-GB"/>
        </w:rPr>
        <w:t xml:space="preserve"> </w:t>
      </w:r>
      <w:r>
        <w:rPr>
          <w:lang w:val="en-GB"/>
        </w:rPr>
        <w:t xml:space="preserve">and </w:t>
      </w:r>
      <w:r w:rsidR="00147ADF" w:rsidRPr="008C59A2">
        <w:rPr>
          <w:lang w:val="en-GB"/>
        </w:rPr>
        <w:t>0.0133</w:t>
      </w:r>
      <w:ins w:id="904" w:author="Catarina Brancoi" w:date="2022-07-25T17:22:00Z">
        <w:r w:rsidR="00027CD2">
          <w:rPr>
            <w:lang w:val="en-GB"/>
          </w:rPr>
          <w:t>,</w:t>
        </w:r>
      </w:ins>
      <w:r w:rsidR="00147ADF">
        <w:rPr>
          <w:lang w:val="en-GB"/>
        </w:rPr>
        <w:t xml:space="preserve"> </w:t>
      </w:r>
      <w:r>
        <w:rPr>
          <w:lang w:val="en-GB"/>
        </w:rPr>
        <w:t>respectively. This i</w:t>
      </w:r>
      <w:ins w:id="905" w:author="Catarina Brancoi" w:date="2022-07-25T17:22:00Z">
        <w:r w:rsidR="00027CD2">
          <w:rPr>
            <w:lang w:val="en-GB"/>
          </w:rPr>
          <w:t>s</w:t>
        </w:r>
      </w:ins>
      <w:del w:id="906" w:author="Catarina Brancoi" w:date="2022-07-25T17:22:00Z">
        <w:r w:rsidDel="00027CD2">
          <w:rPr>
            <w:lang w:val="en-GB"/>
          </w:rPr>
          <w:delText>n</w:delText>
        </w:r>
      </w:del>
      <w:r>
        <w:rPr>
          <w:lang w:val="en-GB"/>
        </w:rPr>
        <w:t xml:space="preserve"> only an example </w:t>
      </w:r>
      <w:r w:rsidR="008E217F">
        <w:rPr>
          <w:lang w:val="en-GB"/>
        </w:rPr>
        <w:t xml:space="preserve">where the </w:t>
      </w:r>
      <w:del w:id="907" w:author="Catarina Brancoi" w:date="2022-07-25T17:22:00Z">
        <w:r w:rsidR="008E217F" w:rsidRPr="00027CD2" w:rsidDel="00027CD2">
          <w:rPr>
            <w:i/>
            <w:iCs/>
            <w:lang w:val="en-GB"/>
            <w:rPrChange w:id="908" w:author="Catarina Brancoi" w:date="2022-07-25T17:22:00Z">
              <w:rPr>
                <w:lang w:val="en-GB"/>
              </w:rPr>
            </w:rPrChange>
          </w:rPr>
          <w:delText>sd</w:delText>
        </w:r>
        <w:r w:rsidR="008E217F" w:rsidDel="00027CD2">
          <w:rPr>
            <w:lang w:val="en-GB"/>
          </w:rPr>
          <w:delText xml:space="preserve"> </w:delText>
        </w:r>
      </w:del>
      <w:ins w:id="909" w:author="Catarina Brancoi" w:date="2022-07-25T17:22:00Z">
        <w:r w:rsidR="00027CD2">
          <w:rPr>
            <w:lang w:val="en-GB"/>
          </w:rPr>
          <w:t xml:space="preserve">standard deviation </w:t>
        </w:r>
      </w:ins>
      <w:r w:rsidR="008E217F">
        <w:rPr>
          <w:lang w:val="en-GB"/>
        </w:rPr>
        <w:t>of the folding stability of the simulations is not representing the real target.</w:t>
      </w:r>
    </w:p>
    <w:p w14:paraId="795FE4D9" w14:textId="55E74AE1" w:rsidR="008E217F" w:rsidRDefault="008E217F" w:rsidP="00147ADF">
      <w:pPr>
        <w:ind w:left="708"/>
        <w:rPr>
          <w:lang w:val="en-GB"/>
        </w:rPr>
      </w:pPr>
    </w:p>
    <w:p w14:paraId="4E0B4F3B" w14:textId="63C9851B" w:rsidR="008E217F" w:rsidRDefault="008E217F" w:rsidP="008E217F">
      <w:pPr>
        <w:pStyle w:val="ListParagraph"/>
        <w:numPr>
          <w:ilvl w:val="0"/>
          <w:numId w:val="32"/>
        </w:numPr>
        <w:rPr>
          <w:lang w:val="en-GB"/>
        </w:rPr>
      </w:pPr>
      <w:r w:rsidRPr="00792EF3">
        <w:rPr>
          <w:b/>
          <w:bCs/>
          <w:lang w:val="en-GB"/>
        </w:rPr>
        <w:t>Example</w:t>
      </w:r>
      <w:r w:rsidR="00EF1C54">
        <w:rPr>
          <w:b/>
          <w:bCs/>
          <w:lang w:val="en-GB"/>
        </w:rPr>
        <w:t>6</w:t>
      </w:r>
      <w:r w:rsidRPr="00792EF3">
        <w:rPr>
          <w:b/>
          <w:bCs/>
          <w:lang w:val="en-GB"/>
        </w:rPr>
        <w:t>-</w:t>
      </w:r>
      <w:r w:rsidRPr="008E217F">
        <w:rPr>
          <w:lang w:val="en-US"/>
        </w:rPr>
        <w:t xml:space="preserve"> </w:t>
      </w:r>
      <w:r w:rsidRPr="008E217F">
        <w:rPr>
          <w:b/>
          <w:bCs/>
          <w:lang w:val="en-GB"/>
        </w:rPr>
        <w:t>Methyltr-2 _COVID</w:t>
      </w:r>
      <w:r w:rsidRPr="00792EF3">
        <w:rPr>
          <w:b/>
          <w:bCs/>
          <w:lang w:val="en-GB"/>
        </w:rPr>
        <w:t>:</w:t>
      </w:r>
      <w:r w:rsidRPr="00690F92">
        <w:rPr>
          <w:lang w:val="en-GB"/>
        </w:rPr>
        <w:t xml:space="preserve"> </w:t>
      </w:r>
      <w:r w:rsidRPr="00792EF3">
        <w:rPr>
          <w:lang w:val="en-GB"/>
        </w:rPr>
        <w:t>Analysis of a simulated real target alignment [</w:t>
      </w:r>
      <w:r>
        <w:rPr>
          <w:lang w:val="en-GB"/>
        </w:rPr>
        <w:t>28</w:t>
      </w:r>
      <w:r w:rsidRPr="00792EF3">
        <w:rPr>
          <w:lang w:val="en-GB"/>
        </w:rPr>
        <w:t xml:space="preserve"> sequences,</w:t>
      </w:r>
      <w:r>
        <w:rPr>
          <w:lang w:val="en-GB"/>
        </w:rPr>
        <w:t xml:space="preserve"> 298</w:t>
      </w:r>
      <w:r w:rsidRPr="00792EF3">
        <w:rPr>
          <w:lang w:val="en-GB"/>
        </w:rPr>
        <w:t xml:space="preserve"> amino acids</w:t>
      </w:r>
      <w:r>
        <w:rPr>
          <w:lang w:val="en-GB"/>
        </w:rPr>
        <w:t>] of the SARS-CoV</w:t>
      </w:r>
      <w:r w:rsidRPr="00BB7A92">
        <w:rPr>
          <w:lang w:val="en-GB"/>
        </w:rPr>
        <w:t xml:space="preserve"> 2'-O-methyltransferase</w:t>
      </w:r>
      <w:r w:rsidRPr="008E217F">
        <w:rPr>
          <w:lang w:val="en-GB"/>
        </w:rPr>
        <w:t xml:space="preserve"> </w:t>
      </w:r>
      <w:r>
        <w:rPr>
          <w:lang w:val="en-GB"/>
        </w:rPr>
        <w:t>pro</w:t>
      </w:r>
      <w:ins w:id="910" w:author="Catarina Brancoi" w:date="2022-07-25T17:23:00Z">
        <w:r w:rsidR="00027CD2">
          <w:rPr>
            <w:lang w:val="en-GB"/>
          </w:rPr>
          <w:t>t</w:t>
        </w:r>
      </w:ins>
      <w:r>
        <w:rPr>
          <w:lang w:val="en-GB"/>
        </w:rPr>
        <w:t>ein</w:t>
      </w:r>
      <w:r w:rsidRPr="00792EF3">
        <w:rPr>
          <w:lang w:val="en-GB"/>
        </w:rPr>
        <w:t xml:space="preserve"> using 1</w:t>
      </w:r>
      <w:r>
        <w:rPr>
          <w:lang w:val="en-GB"/>
        </w:rPr>
        <w:t>0</w:t>
      </w:r>
      <w:ins w:id="911" w:author="Catarina Brancoi" w:date="2022-07-25T17:23:00Z">
        <w:r w:rsidR="00027CD2">
          <w:rPr>
            <w:lang w:val="en-GB"/>
          </w:rPr>
          <w:t>,</w:t>
        </w:r>
      </w:ins>
      <w:del w:id="912" w:author="Catarina Brancoi" w:date="2022-07-25T17:23:00Z">
        <w:r w:rsidRPr="00792EF3" w:rsidDel="00027CD2">
          <w:rPr>
            <w:lang w:val="en-GB"/>
          </w:rPr>
          <w:delText xml:space="preserve"> </w:delText>
        </w:r>
      </w:del>
      <w:r w:rsidRPr="00792EF3">
        <w:rPr>
          <w:lang w:val="en-GB"/>
        </w:rPr>
        <w:t>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{"citationID":"6W2F7c6u","properties":{"formattedCitation":"(Darriba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del w:id="913" w:author="Catarina Brancoi" w:date="2022-07-25T17:16:00Z">
        <w:r w:rsidDel="00725CE7">
          <w:rPr>
            <w:lang w:val="en-GB"/>
          </w:rPr>
          <w:delText>It was run on the cluster.</w:delText>
        </w:r>
      </w:del>
    </w:p>
    <w:p w14:paraId="3E3F6CD0" w14:textId="77777777" w:rsidR="00463E0E" w:rsidRPr="00853FB7" w:rsidRDefault="00463E0E" w:rsidP="00853FB7">
      <w:pPr>
        <w:rPr>
          <w:lang w:val="en-GB"/>
        </w:rPr>
      </w:pPr>
    </w:p>
    <w:p w14:paraId="65608576" w14:textId="5F8D993B" w:rsidR="00853FB7" w:rsidRPr="00853FB7" w:rsidRDefault="008E217F" w:rsidP="00853FB7">
      <w:pPr>
        <w:pStyle w:val="ListParagraph"/>
        <w:numPr>
          <w:ilvl w:val="0"/>
          <w:numId w:val="32"/>
        </w:numPr>
        <w:rPr>
          <w:lang w:val="en-GB"/>
        </w:rPr>
      </w:pPr>
      <w:r w:rsidRPr="00792EF3">
        <w:rPr>
          <w:b/>
          <w:bCs/>
          <w:lang w:val="en-GB"/>
        </w:rPr>
        <w:t>Example</w:t>
      </w:r>
      <w:r w:rsidR="00EF1C54">
        <w:rPr>
          <w:b/>
          <w:bCs/>
          <w:lang w:val="en-GB"/>
        </w:rPr>
        <w:t>7</w:t>
      </w:r>
      <w:r w:rsidRPr="00792EF3">
        <w:rPr>
          <w:b/>
          <w:bCs/>
          <w:lang w:val="en-GB"/>
        </w:rPr>
        <w:t>-</w:t>
      </w:r>
      <w:r>
        <w:rPr>
          <w:b/>
          <w:bCs/>
          <w:lang w:val="en-GB"/>
        </w:rPr>
        <w:t>EFC_Ca</w:t>
      </w:r>
      <w:r w:rsidRPr="00792EF3">
        <w:rPr>
          <w:b/>
          <w:bCs/>
          <w:lang w:val="en-GB"/>
        </w:rPr>
        <w:t>:</w:t>
      </w:r>
      <w:r w:rsidRPr="00690F92">
        <w:rPr>
          <w:lang w:val="en-GB"/>
        </w:rPr>
        <w:t xml:space="preserve"> </w:t>
      </w:r>
      <w:r w:rsidRPr="00792EF3">
        <w:rPr>
          <w:lang w:val="en-GB"/>
        </w:rPr>
        <w:t>Analysis of a simulated real target alignment [</w:t>
      </w:r>
      <w:r>
        <w:rPr>
          <w:lang w:val="en-GB"/>
        </w:rPr>
        <w:t>18</w:t>
      </w:r>
      <w:r w:rsidRPr="00792EF3">
        <w:rPr>
          <w:lang w:val="en-GB"/>
        </w:rPr>
        <w:t xml:space="preserve"> sequences,</w:t>
      </w:r>
      <w:r>
        <w:rPr>
          <w:lang w:val="en-GB"/>
        </w:rPr>
        <w:t xml:space="preserve"> 263</w:t>
      </w:r>
      <w:r w:rsidRPr="00792EF3">
        <w:rPr>
          <w:lang w:val="en-GB"/>
        </w:rPr>
        <w:t xml:space="preserve"> amino acids</w:t>
      </w:r>
      <w:r>
        <w:rPr>
          <w:lang w:val="en-GB"/>
        </w:rPr>
        <w:t xml:space="preserve">] of the </w:t>
      </w:r>
      <w:r w:rsidRPr="008E217F">
        <w:rPr>
          <w:lang w:val="en-GB"/>
        </w:rPr>
        <w:t>Calcium-binding EGF domain</w:t>
      </w:r>
      <w:r w:rsidRPr="00792EF3">
        <w:rPr>
          <w:lang w:val="en-GB"/>
        </w:rPr>
        <w:t xml:space="preserve"> using 1</w:t>
      </w:r>
      <w:r>
        <w:rPr>
          <w:lang w:val="en-GB"/>
        </w:rPr>
        <w:t>0</w:t>
      </w:r>
      <w:ins w:id="914" w:author="Catarina Brancoi" w:date="2022-07-25T17:23:00Z">
        <w:r w:rsidR="00027CD2">
          <w:rPr>
            <w:lang w:val="en-GB"/>
          </w:rPr>
          <w:t>,</w:t>
        </w:r>
      </w:ins>
      <w:del w:id="915" w:author="Catarina Brancoi" w:date="2022-07-25T17:23:00Z">
        <w:r w:rsidRPr="00792EF3" w:rsidDel="00027CD2">
          <w:rPr>
            <w:lang w:val="en-GB"/>
          </w:rPr>
          <w:delText xml:space="preserve"> </w:delText>
        </w:r>
      </w:del>
      <w:r w:rsidRPr="00792EF3">
        <w:rPr>
          <w:lang w:val="en-GB"/>
        </w:rPr>
        <w:t>000 simulations comp</w:t>
      </w:r>
      <w:r>
        <w:rPr>
          <w:lang w:val="en-GB"/>
        </w:rPr>
        <w:t>ar</w:t>
      </w:r>
      <w:r w:rsidRPr="00792EF3">
        <w:rPr>
          <w:lang w:val="en-GB"/>
        </w:rPr>
        <w:t xml:space="preserve">ing the </w:t>
      </w:r>
      <w:r>
        <w:rPr>
          <w:lang w:val="en-GB"/>
        </w:rPr>
        <w:t>Blosum62</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E7B1F">
        <w:rPr>
          <w:lang w:val="en-GB"/>
        </w:rPr>
        <w:fldChar w:fldCharType="begin"/>
      </w:r>
      <w:r w:rsidR="005064C0">
        <w:rPr>
          <w:lang w:val="en-GB"/>
        </w:rPr>
        <w:instrText xml:space="preserve"> ADDIN ZOTERO_ITEM CSL_CITATION {"citationID":"i6R019SD","properties":{"formattedCitation":"(Darriba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w:t>
      </w:r>
      <w:del w:id="916" w:author="Catarina Brancoi" w:date="2022-07-25T17:16:00Z">
        <w:r w:rsidDel="00725CE7">
          <w:rPr>
            <w:lang w:val="en-GB"/>
          </w:rPr>
          <w:delText>It was run on the cluster.</w:delText>
        </w:r>
      </w:del>
    </w:p>
    <w:p w14:paraId="2DE18874" w14:textId="77777777" w:rsidR="00853FB7" w:rsidRPr="00792EF3" w:rsidRDefault="00853FB7" w:rsidP="00853FB7">
      <w:pPr>
        <w:pStyle w:val="ListParagraph"/>
        <w:rPr>
          <w:lang w:val="en-GB"/>
        </w:rPr>
      </w:pPr>
    </w:p>
    <w:p w14:paraId="403CA1F5" w14:textId="06D6201F" w:rsidR="00853FB7" w:rsidRDefault="00853FB7" w:rsidP="00853FB7">
      <w:pPr>
        <w:pStyle w:val="ListParagraph"/>
        <w:numPr>
          <w:ilvl w:val="0"/>
          <w:numId w:val="32"/>
        </w:numPr>
        <w:rPr>
          <w:lang w:val="en-GB"/>
        </w:rPr>
      </w:pPr>
      <w:r w:rsidRPr="00792EF3">
        <w:rPr>
          <w:b/>
          <w:bCs/>
          <w:lang w:val="en-GB"/>
        </w:rPr>
        <w:t>Example</w:t>
      </w:r>
      <w:r>
        <w:rPr>
          <w:b/>
          <w:bCs/>
          <w:lang w:val="en-GB"/>
        </w:rPr>
        <w:t>8</w:t>
      </w:r>
      <w:r w:rsidRPr="00792EF3">
        <w:rPr>
          <w:b/>
          <w:bCs/>
          <w:lang w:val="en-GB"/>
        </w:rPr>
        <w:t>-</w:t>
      </w:r>
      <w:r>
        <w:rPr>
          <w:b/>
          <w:bCs/>
          <w:lang w:val="en-GB"/>
        </w:rPr>
        <w:t>TIR</w:t>
      </w:r>
      <w:r w:rsidRPr="00792EF3">
        <w:rPr>
          <w:b/>
          <w:bCs/>
          <w:lang w:val="en-GB"/>
        </w:rPr>
        <w:t>:</w:t>
      </w:r>
      <w:r w:rsidRPr="00690F92">
        <w:rPr>
          <w:lang w:val="en-GB"/>
        </w:rPr>
        <w:t xml:space="preserve"> </w:t>
      </w:r>
      <w:r w:rsidRPr="00792EF3">
        <w:rPr>
          <w:lang w:val="en-GB"/>
        </w:rPr>
        <w:t>Analysis of a simulated real target alignment [</w:t>
      </w:r>
      <w:r w:rsidR="00FE7B1F">
        <w:rPr>
          <w:lang w:val="en-GB"/>
        </w:rPr>
        <w:t>23</w:t>
      </w:r>
      <w:r w:rsidRPr="00792EF3">
        <w:rPr>
          <w:lang w:val="en-GB"/>
        </w:rPr>
        <w:t xml:space="preserve"> sequences,</w:t>
      </w:r>
      <w:r>
        <w:rPr>
          <w:lang w:val="en-GB"/>
        </w:rPr>
        <w:t xml:space="preserve"> </w:t>
      </w:r>
      <w:r w:rsidR="00FE7B1F">
        <w:rPr>
          <w:lang w:val="en-GB"/>
        </w:rPr>
        <w:t>171</w:t>
      </w:r>
      <w:r w:rsidRPr="00792EF3">
        <w:rPr>
          <w:lang w:val="en-GB"/>
        </w:rPr>
        <w:t xml:space="preserve"> amino acids</w:t>
      </w:r>
      <w:r>
        <w:rPr>
          <w:lang w:val="en-GB"/>
        </w:rPr>
        <w:t xml:space="preserve">] of the </w:t>
      </w:r>
      <w:r w:rsidR="00FE7B1F" w:rsidRPr="00FE7B1F">
        <w:rPr>
          <w:lang w:val="en-GB"/>
        </w:rPr>
        <w:t xml:space="preserve">Toll-Interleukin receptor </w:t>
      </w:r>
      <w:r w:rsidRPr="00792EF3">
        <w:rPr>
          <w:lang w:val="en-GB"/>
        </w:rPr>
        <w:t>using 1</w:t>
      </w:r>
      <w:r>
        <w:rPr>
          <w:lang w:val="en-GB"/>
        </w:rPr>
        <w:t>0</w:t>
      </w:r>
      <w:ins w:id="917" w:author="Catarina Brancoi" w:date="2022-07-25T17:23:00Z">
        <w:r w:rsidR="00027CD2">
          <w:rPr>
            <w:lang w:val="en-GB"/>
          </w:rPr>
          <w:t>,</w:t>
        </w:r>
      </w:ins>
      <w:del w:id="918" w:author="Catarina Brancoi" w:date="2022-07-25T17:23:00Z">
        <w:r w:rsidRPr="00792EF3" w:rsidDel="00027CD2">
          <w:rPr>
            <w:lang w:val="en-GB"/>
          </w:rPr>
          <w:delText xml:space="preserve"> </w:delText>
        </w:r>
      </w:del>
      <w:r w:rsidRPr="00792EF3">
        <w:rPr>
          <w:lang w:val="en-GB"/>
        </w:rPr>
        <w:t>000 simulations comp</w:t>
      </w:r>
      <w:r>
        <w:rPr>
          <w:lang w:val="en-GB"/>
        </w:rPr>
        <w:t>ar</w:t>
      </w:r>
      <w:r w:rsidRPr="00792EF3">
        <w:rPr>
          <w:lang w:val="en-GB"/>
        </w:rPr>
        <w:t xml:space="preserve">ing the </w:t>
      </w:r>
      <w:r w:rsidR="00FE7B1F">
        <w:rPr>
          <w:lang w:val="en-GB"/>
        </w:rPr>
        <w:t>WAG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E7B1F">
        <w:rPr>
          <w:lang w:val="en-GB"/>
        </w:rPr>
        <w:fldChar w:fldCharType="begin"/>
      </w:r>
      <w:r w:rsidR="005064C0">
        <w:rPr>
          <w:lang w:val="en-GB"/>
        </w:rPr>
        <w:instrText xml:space="preserve"> ADDIN ZOTERO_ITEM CSL_CITATION {"citationID":"WPYwB0Sb","properties":{"formattedCitation":"(Darriba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r w:rsidR="00E61C76">
        <w:rPr>
          <w:lang w:val="en-GB"/>
        </w:rPr>
        <w:t xml:space="preserve"> using all the summary statistics except the </w:t>
      </w:r>
      <w:ins w:id="919" w:author="Catarina Brancoi" w:date="2022-07-25T17:23:00Z">
        <w:r w:rsidR="00027CD2" w:rsidRPr="00147ADF">
          <w:rPr>
            <w:lang w:val="en-GB"/>
          </w:rPr>
          <w:t>DGREM_sd</w:t>
        </w:r>
      </w:ins>
      <w:del w:id="920" w:author="Catarina Brancoi" w:date="2022-07-25T17:23:00Z">
        <w:r w:rsidR="00E61C76" w:rsidDel="00027CD2">
          <w:rPr>
            <w:lang w:val="en-GB"/>
          </w:rPr>
          <w:delText>stability sd</w:delText>
        </w:r>
      </w:del>
      <w:r>
        <w:rPr>
          <w:lang w:val="en-GB"/>
        </w:rPr>
        <w:t>.</w:t>
      </w:r>
    </w:p>
    <w:p w14:paraId="5CF08B6C" w14:textId="254450F6" w:rsidR="00792EF3" w:rsidRDefault="00792EF3" w:rsidP="00792EF3">
      <w:pPr>
        <w:rPr>
          <w:lang w:val="en-GB"/>
        </w:rPr>
      </w:pPr>
    </w:p>
    <w:p w14:paraId="1BE49DC3" w14:textId="06111065" w:rsidR="001420E4" w:rsidRDefault="001420E4" w:rsidP="001420E4">
      <w:pPr>
        <w:jc w:val="left"/>
        <w:rPr>
          <w:lang w:val="en-GB"/>
        </w:rPr>
        <w:sectPr w:rsidR="001420E4" w:rsidSect="00992E37">
          <w:footerReference w:type="even" r:id="rId19"/>
          <w:footerReference w:type="default" r:id="rId20"/>
          <w:pgSz w:w="11900" w:h="16840"/>
          <w:pgMar w:top="1417" w:right="1701" w:bottom="1417" w:left="1701" w:header="708" w:footer="708" w:gutter="0"/>
          <w:pgNumType w:start="1"/>
          <w:cols w:space="708"/>
          <w:docGrid w:linePitch="360"/>
        </w:sectPr>
      </w:pPr>
    </w:p>
    <w:p w14:paraId="269F6FE2" w14:textId="3BD98A47" w:rsidR="00792EF3" w:rsidRPr="00792EF3" w:rsidRDefault="00631EF9" w:rsidP="00792EF3">
      <w:pPr>
        <w:rPr>
          <w:lang w:val="en-GB"/>
        </w:rPr>
      </w:pPr>
      <w:r w:rsidRPr="005F69EC">
        <w:rPr>
          <w:lang w:val="en-GB"/>
        </w:rPr>
        <w:t xml:space="preserve">Table </w:t>
      </w:r>
      <w:r>
        <w:rPr>
          <w:lang w:val="en-GB"/>
        </w:rPr>
        <w:t>3</w:t>
      </w:r>
      <w:r w:rsidRPr="005F69EC">
        <w:rPr>
          <w:lang w:val="en-GB"/>
        </w:rPr>
        <w:t xml:space="preserve">. </w:t>
      </w:r>
      <w:r w:rsidR="00023F73" w:rsidRPr="00023F73">
        <w:rPr>
          <w:lang w:val="en-GB"/>
        </w:rPr>
        <w:t xml:space="preserve">Best-fitting substitution model probabilities estimated with </w:t>
      </w:r>
      <w:r w:rsidR="00023F73" w:rsidRPr="00023F73">
        <w:rPr>
          <w:i/>
          <w:iCs/>
          <w:lang w:val="en-GB"/>
        </w:rPr>
        <w:t>ProtModel</w:t>
      </w:r>
      <w:r w:rsidR="00023F73" w:rsidRPr="00023F73">
        <w:rPr>
          <w:lang w:val="en-GB"/>
        </w:rPr>
        <w:t xml:space="preserve"> for the studied protein families. The table shows the results and some important parameters for the best-fitting substitution model </w:t>
      </w:r>
      <w:commentRangeStart w:id="921"/>
      <w:r w:rsidR="00023F73" w:rsidRPr="00023F73">
        <w:rPr>
          <w:lang w:val="en-GB"/>
        </w:rPr>
        <w:t>estimation</w:t>
      </w:r>
      <w:commentRangeEnd w:id="921"/>
      <w:r w:rsidR="00027CD2">
        <w:rPr>
          <w:rStyle w:val="CommentReference"/>
        </w:rPr>
        <w:commentReference w:id="921"/>
      </w:r>
      <w:r w:rsidR="00023F73" w:rsidRPr="00023F73">
        <w:rPr>
          <w:lang w:val="en-GB"/>
        </w:rPr>
        <w:t>.</w:t>
      </w:r>
    </w:p>
    <w:tbl>
      <w:tblPr>
        <w:tblStyle w:val="ListTable2"/>
        <w:tblW w:w="14884" w:type="dxa"/>
        <w:jc w:val="center"/>
        <w:tblLayout w:type="fixed"/>
        <w:tblLook w:val="04A0" w:firstRow="1" w:lastRow="0" w:firstColumn="1" w:lastColumn="0" w:noHBand="0" w:noVBand="1"/>
      </w:tblPr>
      <w:tblGrid>
        <w:gridCol w:w="1985"/>
        <w:gridCol w:w="1701"/>
        <w:gridCol w:w="1190"/>
        <w:gridCol w:w="1559"/>
        <w:gridCol w:w="1134"/>
        <w:gridCol w:w="1220"/>
        <w:gridCol w:w="1048"/>
        <w:gridCol w:w="1078"/>
        <w:gridCol w:w="1190"/>
        <w:gridCol w:w="2779"/>
      </w:tblGrid>
      <w:tr w:rsidR="00863998" w:rsidRPr="001420E4" w14:paraId="798B3650" w14:textId="3E116801" w:rsidTr="00E671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2CEB6E3" w14:textId="624124B0" w:rsidR="00863998" w:rsidRPr="004147DC" w:rsidRDefault="00863998" w:rsidP="00863998">
            <w:pPr>
              <w:widowControl w:val="0"/>
              <w:autoSpaceDE w:val="0"/>
              <w:autoSpaceDN w:val="0"/>
              <w:adjustRightInd w:val="0"/>
              <w:jc w:val="center"/>
              <w:rPr>
                <w:i/>
                <w:iCs/>
                <w:lang w:val="en-GB"/>
              </w:rPr>
            </w:pPr>
            <w:r>
              <w:rPr>
                <w:i/>
                <w:iCs/>
                <w:lang w:val="en-GB"/>
              </w:rPr>
              <w:t>Protein family description</w:t>
            </w:r>
          </w:p>
        </w:tc>
        <w:tc>
          <w:tcPr>
            <w:tcW w:w="1701" w:type="dxa"/>
            <w:vAlign w:val="center"/>
          </w:tcPr>
          <w:p w14:paraId="3C2120A2" w14:textId="63907FB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Number and length of sequences</w:t>
            </w:r>
          </w:p>
        </w:tc>
        <w:tc>
          <w:tcPr>
            <w:tcW w:w="1190" w:type="dxa"/>
            <w:vAlign w:val="center"/>
          </w:tcPr>
          <w:p w14:paraId="59E677B5" w14:textId="0A5DF446" w:rsidR="00863998" w:rsidRPr="004147DC"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Template</w:t>
            </w:r>
          </w:p>
        </w:tc>
        <w:tc>
          <w:tcPr>
            <w:tcW w:w="1559" w:type="dxa"/>
            <w:vAlign w:val="center"/>
          </w:tcPr>
          <w:p w14:paraId="68234D75" w14:textId="0772D37D"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Substitution Rate prior</w:t>
            </w:r>
          </w:p>
        </w:tc>
        <w:tc>
          <w:tcPr>
            <w:tcW w:w="1134" w:type="dxa"/>
            <w:vAlign w:val="center"/>
          </w:tcPr>
          <w:p w14:paraId="4D079C40" w14:textId="094D6B10"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Theta prior</w:t>
            </w:r>
          </w:p>
        </w:tc>
        <w:tc>
          <w:tcPr>
            <w:tcW w:w="1220" w:type="dxa"/>
            <w:vAlign w:val="center"/>
          </w:tcPr>
          <w:p w14:paraId="2290BF2B" w14:textId="4555DE2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Summary Statistics</w:t>
            </w:r>
          </w:p>
        </w:tc>
        <w:tc>
          <w:tcPr>
            <w:tcW w:w="1048" w:type="dxa"/>
            <w:vAlign w:val="center"/>
          </w:tcPr>
          <w:p w14:paraId="6DC82B85" w14:textId="619EC24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Nº Simu x model</w:t>
            </w:r>
          </w:p>
        </w:tc>
        <w:tc>
          <w:tcPr>
            <w:tcW w:w="1078" w:type="dxa"/>
            <w:vAlign w:val="center"/>
          </w:tcPr>
          <w:p w14:paraId="229CE16A" w14:textId="77282B6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Emp Subs Model</w:t>
            </w:r>
          </w:p>
        </w:tc>
        <w:tc>
          <w:tcPr>
            <w:tcW w:w="1190" w:type="dxa"/>
            <w:vAlign w:val="center"/>
          </w:tcPr>
          <w:p w14:paraId="2A9A2FAA" w14:textId="27A431EE"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Method</w:t>
            </w:r>
          </w:p>
        </w:tc>
        <w:tc>
          <w:tcPr>
            <w:tcW w:w="2779" w:type="dxa"/>
            <w:vAlign w:val="center"/>
          </w:tcPr>
          <w:p w14:paraId="3CCFB1E0" w14:textId="38A4F00F"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estimation</w:t>
            </w:r>
          </w:p>
        </w:tc>
      </w:tr>
      <w:tr w:rsidR="00863998" w14:paraId="02E00A0B" w14:textId="06E7AB1B"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CAF99EA" w14:textId="243EBA6E"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2F2F2" w:themeFill="background1" w:themeFillShade="F2"/>
            <w:vAlign w:val="center"/>
          </w:tcPr>
          <w:p w14:paraId="01468BC9" w14:textId="637C3E6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0370CA36" w14:textId="30723BB9"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60 amino acid</w:t>
            </w:r>
          </w:p>
        </w:tc>
        <w:tc>
          <w:tcPr>
            <w:tcW w:w="1190" w:type="dxa"/>
            <w:shd w:val="clear" w:color="auto" w:fill="F2F2F2" w:themeFill="background1" w:themeFillShade="F2"/>
            <w:vAlign w:val="center"/>
          </w:tcPr>
          <w:p w14:paraId="3C22172E" w14:textId="1BE6B5A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F5B4F7" w14:textId="6B2409B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011BBB1" w14:textId="14D7B32B"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0 7.8125e-04</w:t>
            </w:r>
          </w:p>
        </w:tc>
        <w:tc>
          <w:tcPr>
            <w:tcW w:w="1134" w:type="dxa"/>
            <w:shd w:val="clear" w:color="auto" w:fill="F2F2F2" w:themeFill="background1" w:themeFillShade="F2"/>
            <w:vAlign w:val="center"/>
          </w:tcPr>
          <w:p w14:paraId="4E3A881D"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3599615" w14:textId="31D9BA0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0 500</w:t>
            </w:r>
          </w:p>
        </w:tc>
        <w:tc>
          <w:tcPr>
            <w:tcW w:w="1220" w:type="dxa"/>
            <w:shd w:val="clear" w:color="auto" w:fill="F2F2F2" w:themeFill="background1" w:themeFillShade="F2"/>
            <w:vAlign w:val="center"/>
          </w:tcPr>
          <w:p w14:paraId="4D0617E8" w14:textId="6163981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506EA9F" w14:textId="26029B2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15D90739" w14:textId="333A777E"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HIVw</w:t>
            </w:r>
          </w:p>
        </w:tc>
        <w:tc>
          <w:tcPr>
            <w:tcW w:w="1190" w:type="dxa"/>
            <w:shd w:val="clear" w:color="auto" w:fill="F2F2F2" w:themeFill="background1" w:themeFillShade="F2"/>
            <w:vAlign w:val="center"/>
          </w:tcPr>
          <w:p w14:paraId="7F38435D" w14:textId="4529D8A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6C021E4E" w14:textId="6B0C48E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b/>
                <w:bCs/>
                <w:lang w:val="en-GB"/>
              </w:rPr>
              <w:t>Fitness</w:t>
            </w:r>
            <w:r>
              <w:rPr>
                <w:lang w:val="en-GB"/>
              </w:rPr>
              <w:t xml:space="preserve">  </w:t>
            </w:r>
            <w:r w:rsidRPr="00454256">
              <w:rPr>
                <w:lang w:val="en-GB"/>
              </w:rPr>
              <w:t>HIVw</w:t>
            </w:r>
            <w:r>
              <w:rPr>
                <w:lang w:val="en-GB"/>
              </w:rPr>
              <w:t xml:space="preserve">  </w:t>
            </w:r>
            <w:r w:rsidRPr="00454256">
              <w:rPr>
                <w:lang w:val="en-GB"/>
              </w:rPr>
              <w:t>Neutral</w:t>
            </w:r>
          </w:p>
          <w:p w14:paraId="009BDE4A" w14:textId="51554A6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b/>
                <w:bCs/>
                <w:lang w:val="en-GB"/>
              </w:rPr>
              <w:t>0.43</w:t>
            </w:r>
            <w:r>
              <w:rPr>
                <w:b/>
                <w:bCs/>
                <w:lang w:val="en-GB"/>
              </w:rPr>
              <w:t>3</w:t>
            </w:r>
            <w:r w:rsidRPr="00454256">
              <w:rPr>
                <w:b/>
                <w:bCs/>
                <w:lang w:val="en-GB"/>
              </w:rPr>
              <w:t>3</w:t>
            </w:r>
            <w:r>
              <w:rPr>
                <w:lang w:val="en-GB"/>
              </w:rPr>
              <w:t xml:space="preserve">  </w:t>
            </w:r>
            <w:r w:rsidRPr="00454256">
              <w:rPr>
                <w:lang w:val="en-GB"/>
              </w:rPr>
              <w:t xml:space="preserve">0.1667 </w:t>
            </w:r>
            <w:r>
              <w:rPr>
                <w:lang w:val="en-GB"/>
              </w:rPr>
              <w:t xml:space="preserve">      </w:t>
            </w:r>
            <w:r w:rsidRPr="00454256">
              <w:rPr>
                <w:lang w:val="en-GB"/>
              </w:rPr>
              <w:t>0.4</w:t>
            </w:r>
          </w:p>
        </w:tc>
      </w:tr>
      <w:tr w:rsidR="00863998" w14:paraId="7B1538B9" w14:textId="76AB683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7EE02AA" w14:textId="3F9AF713"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FFFFF" w:themeFill="background1"/>
            <w:vAlign w:val="center"/>
          </w:tcPr>
          <w:p w14:paraId="35313156" w14:textId="1241057D"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37371A78" w14:textId="296A074B"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60 amino acid</w:t>
            </w:r>
          </w:p>
        </w:tc>
        <w:tc>
          <w:tcPr>
            <w:tcW w:w="1190" w:type="dxa"/>
            <w:shd w:val="clear" w:color="auto" w:fill="FFFFFF" w:themeFill="background1"/>
            <w:vAlign w:val="center"/>
          </w:tcPr>
          <w:p w14:paraId="79062062" w14:textId="2AA483A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4D734878" w14:textId="45531C93"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839852B" w14:textId="2C696F19"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B136E96" w14:textId="7777777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C08D6DB" w14:textId="13180AEF"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2CDFFF98" w14:textId="3F975605"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707EE8A2" w14:textId="7DCFEDBA"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364E4231" w14:textId="5563CB66"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HIVw</w:t>
            </w:r>
          </w:p>
        </w:tc>
        <w:tc>
          <w:tcPr>
            <w:tcW w:w="1190" w:type="dxa"/>
            <w:shd w:val="clear" w:color="auto" w:fill="FFFFFF" w:themeFill="background1"/>
            <w:vAlign w:val="center"/>
          </w:tcPr>
          <w:p w14:paraId="5F2A11DC" w14:textId="49D0CEA6"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77A6BD10" w14:textId="50149A73"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Fitness</w:t>
            </w:r>
            <w:r>
              <w:rPr>
                <w:lang w:val="en-GB"/>
              </w:rPr>
              <w:t xml:space="preserve">  </w:t>
            </w:r>
            <w:r w:rsidRPr="00454256">
              <w:rPr>
                <w:lang w:val="en-GB"/>
              </w:rPr>
              <w:t xml:space="preserve">HIVw </w:t>
            </w:r>
            <w:r>
              <w:rPr>
                <w:lang w:val="en-GB"/>
              </w:rPr>
              <w:t xml:space="preserve"> </w:t>
            </w:r>
            <w:r w:rsidRPr="00454256">
              <w:rPr>
                <w:b/>
                <w:bCs/>
                <w:lang w:val="en-GB"/>
              </w:rPr>
              <w:t>Neutral</w:t>
            </w:r>
          </w:p>
          <w:p w14:paraId="28C8F931" w14:textId="2E700271"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 xml:space="preserve">0.2333 </w:t>
            </w:r>
            <w:r>
              <w:rPr>
                <w:lang w:val="en-GB"/>
              </w:rPr>
              <w:t xml:space="preserve">       </w:t>
            </w:r>
            <w:r w:rsidRPr="00454256">
              <w:rPr>
                <w:lang w:val="en-GB"/>
              </w:rPr>
              <w:t xml:space="preserve">0.1  </w:t>
            </w:r>
            <w:r>
              <w:rPr>
                <w:lang w:val="en-GB"/>
              </w:rPr>
              <w:t xml:space="preserve"> </w:t>
            </w:r>
            <w:r w:rsidRPr="00454256">
              <w:rPr>
                <w:b/>
                <w:bCs/>
                <w:lang w:val="en-GB"/>
              </w:rPr>
              <w:t>0.6667</w:t>
            </w:r>
          </w:p>
        </w:tc>
      </w:tr>
      <w:tr w:rsidR="00863998" w14:paraId="58A8D431" w14:textId="410CA6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82E0B69" w14:textId="47AB58F8" w:rsidR="00863998" w:rsidRPr="004147DC" w:rsidRDefault="00863998" w:rsidP="00863998">
            <w:pPr>
              <w:widowControl w:val="0"/>
              <w:autoSpaceDE w:val="0"/>
              <w:autoSpaceDN w:val="0"/>
              <w:adjustRightInd w:val="0"/>
              <w:jc w:val="center"/>
              <w:rPr>
                <w:b w:val="0"/>
                <w:bCs w:val="0"/>
                <w:lang w:val="en-GB"/>
              </w:rPr>
            </w:pPr>
            <w:r>
              <w:rPr>
                <w:b w:val="0"/>
                <w:bCs w:val="0"/>
                <w:lang w:val="en-GB"/>
              </w:rPr>
              <w:t>HIV protease</w:t>
            </w:r>
          </w:p>
        </w:tc>
        <w:tc>
          <w:tcPr>
            <w:tcW w:w="1701" w:type="dxa"/>
            <w:shd w:val="clear" w:color="auto" w:fill="F2F2F2" w:themeFill="background1" w:themeFillShade="F2"/>
            <w:vAlign w:val="center"/>
          </w:tcPr>
          <w:p w14:paraId="61262B39" w14:textId="663D0C0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r w:rsidRPr="00792EF3">
              <w:rPr>
                <w:lang w:val="en-GB"/>
              </w:rPr>
              <w:t xml:space="preserve"> sequences,</w:t>
            </w:r>
          </w:p>
          <w:p w14:paraId="74F47B0F" w14:textId="63A68EF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99</w:t>
            </w:r>
            <w:r w:rsidRPr="00792EF3">
              <w:rPr>
                <w:lang w:val="en-GB"/>
              </w:rPr>
              <w:t xml:space="preserve"> amino acid</w:t>
            </w:r>
          </w:p>
        </w:tc>
        <w:tc>
          <w:tcPr>
            <w:tcW w:w="1190" w:type="dxa"/>
            <w:shd w:val="clear" w:color="auto" w:fill="F2F2F2" w:themeFill="background1" w:themeFillShade="F2"/>
            <w:vAlign w:val="center"/>
          </w:tcPr>
          <w:p w14:paraId="49338602" w14:textId="71CC4994"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1tcx</w:t>
            </w:r>
          </w:p>
        </w:tc>
        <w:tc>
          <w:tcPr>
            <w:tcW w:w="1559" w:type="dxa"/>
            <w:shd w:val="clear" w:color="auto" w:fill="F2F2F2" w:themeFill="background1" w:themeFillShade="F2"/>
            <w:vAlign w:val="center"/>
          </w:tcPr>
          <w:p w14:paraId="243E7C52" w14:textId="47E5C51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2.525</w:t>
            </w:r>
            <w:r>
              <w:rPr>
                <w:lang w:val="en-GB"/>
              </w:rPr>
              <w:t>3</w:t>
            </w:r>
            <w:r w:rsidRPr="00196E0F">
              <w:rPr>
                <w:lang w:val="en-GB"/>
              </w:rPr>
              <w:t>e-04</w:t>
            </w:r>
          </w:p>
        </w:tc>
        <w:tc>
          <w:tcPr>
            <w:tcW w:w="1134" w:type="dxa"/>
            <w:shd w:val="clear" w:color="auto" w:fill="F2F2F2" w:themeFill="background1" w:themeFillShade="F2"/>
            <w:vAlign w:val="center"/>
          </w:tcPr>
          <w:p w14:paraId="2DCEA418"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15597BDA" w14:textId="2CC599F6"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0 100</w:t>
            </w:r>
          </w:p>
        </w:tc>
        <w:tc>
          <w:tcPr>
            <w:tcW w:w="1220" w:type="dxa"/>
            <w:shd w:val="clear" w:color="auto" w:fill="F2F2F2" w:themeFill="background1" w:themeFillShade="F2"/>
            <w:vAlign w:val="center"/>
          </w:tcPr>
          <w:p w14:paraId="19207221" w14:textId="2BCBD6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1DD634D6" w14:textId="285D29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A552FF" w14:textId="32B23632"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3FBC55BE" w14:textId="6A94977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2A58FAF5" w14:textId="417614BB" w:rsidR="00863998" w:rsidRPr="00196E0F"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Fitness</w:t>
            </w:r>
            <w:r w:rsidRPr="00196E0F">
              <w:rPr>
                <w:lang w:val="en-GB"/>
              </w:rPr>
              <w:t xml:space="preserve">     JTT </w:t>
            </w:r>
            <w:r>
              <w:rPr>
                <w:lang w:val="en-GB"/>
              </w:rPr>
              <w:t xml:space="preserve">  </w:t>
            </w:r>
            <w:r w:rsidRPr="00196E0F">
              <w:rPr>
                <w:lang w:val="en-GB"/>
              </w:rPr>
              <w:t>Neutral</w:t>
            </w:r>
          </w:p>
          <w:p w14:paraId="1D61B341" w14:textId="6A061370"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0.8533</w:t>
            </w:r>
            <w:r w:rsidRPr="00196E0F">
              <w:rPr>
                <w:lang w:val="en-GB"/>
              </w:rPr>
              <w:t xml:space="preserve">  0.0667  </w:t>
            </w:r>
            <w:r>
              <w:rPr>
                <w:lang w:val="en-GB"/>
              </w:rPr>
              <w:t xml:space="preserve">    </w:t>
            </w:r>
            <w:r w:rsidRPr="00196E0F">
              <w:rPr>
                <w:lang w:val="en-GB"/>
              </w:rPr>
              <w:t>0.08</w:t>
            </w:r>
          </w:p>
        </w:tc>
      </w:tr>
      <w:tr w:rsidR="00EF1C54" w14:paraId="7EBE2CC0"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EF309C5" w14:textId="4B0C9C91" w:rsidR="00EF1C54" w:rsidRDefault="00EF1C54" w:rsidP="00EF1C54">
            <w:pPr>
              <w:widowControl w:val="0"/>
              <w:autoSpaceDE w:val="0"/>
              <w:autoSpaceDN w:val="0"/>
              <w:adjustRightInd w:val="0"/>
              <w:jc w:val="center"/>
              <w:rPr>
                <w:lang w:val="en-GB"/>
              </w:rPr>
            </w:pPr>
            <w:r>
              <w:rPr>
                <w:b w:val="0"/>
                <w:bCs w:val="0"/>
                <w:lang w:val="en-GB"/>
              </w:rPr>
              <w:t>HIV Gag polyprotein</w:t>
            </w:r>
          </w:p>
        </w:tc>
        <w:tc>
          <w:tcPr>
            <w:tcW w:w="1701" w:type="dxa"/>
            <w:shd w:val="clear" w:color="auto" w:fill="F2F2F2" w:themeFill="background1" w:themeFillShade="F2"/>
            <w:vAlign w:val="center"/>
          </w:tcPr>
          <w:p w14:paraId="7CCABB7B" w14:textId="23E3EA9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r w:rsidRPr="00792EF3">
              <w:rPr>
                <w:lang w:val="en-GB"/>
              </w:rPr>
              <w:t xml:space="preserve"> sequences</w:t>
            </w:r>
            <w:r>
              <w:rPr>
                <w:lang w:val="en-GB"/>
              </w:rPr>
              <w:t xml:space="preserve"> 288</w:t>
            </w:r>
            <w:r w:rsidRPr="00792EF3">
              <w:rPr>
                <w:lang w:val="en-GB"/>
              </w:rPr>
              <w:t xml:space="preserve"> amino acid</w:t>
            </w:r>
          </w:p>
        </w:tc>
        <w:tc>
          <w:tcPr>
            <w:tcW w:w="1190" w:type="dxa"/>
            <w:shd w:val="clear" w:color="auto" w:fill="F2F2F2" w:themeFill="background1" w:themeFillShade="F2"/>
            <w:vAlign w:val="center"/>
          </w:tcPr>
          <w:p w14:paraId="088753B3" w14:textId="1AB9209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1l6n</w:t>
            </w:r>
          </w:p>
        </w:tc>
        <w:tc>
          <w:tcPr>
            <w:tcW w:w="1559" w:type="dxa"/>
            <w:shd w:val="clear" w:color="auto" w:fill="F2F2F2" w:themeFill="background1" w:themeFillShade="F2"/>
            <w:vAlign w:val="center"/>
          </w:tcPr>
          <w:p w14:paraId="4AA2B0CD" w14:textId="6687F5E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Uniform </w:t>
            </w:r>
            <w:r w:rsidRPr="00EF1C54">
              <w:rPr>
                <w:lang w:val="en-GB"/>
              </w:rPr>
              <w:t>0 1.041667e-04</w:t>
            </w:r>
          </w:p>
        </w:tc>
        <w:tc>
          <w:tcPr>
            <w:tcW w:w="1134" w:type="dxa"/>
            <w:shd w:val="clear" w:color="auto" w:fill="F2F2F2" w:themeFill="background1" w:themeFillShade="F2"/>
            <w:vAlign w:val="center"/>
          </w:tcPr>
          <w:p w14:paraId="5E6579D8" w14:textId="18D32A7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0 120</w:t>
            </w:r>
          </w:p>
        </w:tc>
        <w:tc>
          <w:tcPr>
            <w:tcW w:w="1220" w:type="dxa"/>
            <w:shd w:val="clear" w:color="auto" w:fill="F2F2F2" w:themeFill="background1" w:themeFillShade="F2"/>
            <w:vAlign w:val="center"/>
          </w:tcPr>
          <w:p w14:paraId="76003758" w14:textId="2B76A0F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158300C" w14:textId="010AA6C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2F37E040" w14:textId="10AC37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0DA2D152" w14:textId="39E16BA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960C134" w14:textId="77777777" w:rsidR="00EF1C54" w:rsidRP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Fitness    HIVb</w:t>
            </w:r>
            <w:r w:rsidRPr="00EF1C54">
              <w:rPr>
                <w:b/>
                <w:bCs/>
                <w:lang w:val="en-GB"/>
              </w:rPr>
              <w:t xml:space="preserve"> Neutral </w:t>
            </w:r>
          </w:p>
          <w:p w14:paraId="3A44DC24" w14:textId="0FE0E15A" w:rsidR="00EF1C54" w:rsidRPr="00196E0F"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 0.4333  0.1067</w:t>
            </w:r>
            <w:r w:rsidRPr="00EF1C54">
              <w:rPr>
                <w:b/>
                <w:bCs/>
                <w:lang w:val="en-GB"/>
              </w:rPr>
              <w:t xml:space="preserve">  0.4600</w:t>
            </w:r>
          </w:p>
        </w:tc>
      </w:tr>
      <w:tr w:rsidR="00EF1C54" w14:paraId="412BFB3B" w14:textId="482677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FE130FE" w14:textId="6E59E98C" w:rsidR="00EF1C54" w:rsidRPr="004147DC" w:rsidRDefault="00EF1C54" w:rsidP="00EF1C54">
            <w:pPr>
              <w:widowControl w:val="0"/>
              <w:autoSpaceDE w:val="0"/>
              <w:autoSpaceDN w:val="0"/>
              <w:adjustRightInd w:val="0"/>
              <w:jc w:val="center"/>
              <w:rPr>
                <w:b w:val="0"/>
                <w:bCs w:val="0"/>
                <w:lang w:val="en-GB"/>
              </w:rPr>
            </w:pPr>
            <w:r>
              <w:rPr>
                <w:b w:val="0"/>
                <w:bCs w:val="0"/>
                <w:lang w:val="en-GB"/>
              </w:rPr>
              <w:t>Influenza NS1</w:t>
            </w:r>
          </w:p>
        </w:tc>
        <w:tc>
          <w:tcPr>
            <w:tcW w:w="1701" w:type="dxa"/>
            <w:shd w:val="clear" w:color="auto" w:fill="FFFFFF" w:themeFill="background1"/>
            <w:vAlign w:val="center"/>
          </w:tcPr>
          <w:p w14:paraId="264D70A3" w14:textId="07C7F8A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r w:rsidRPr="00792EF3">
              <w:rPr>
                <w:lang w:val="en-GB"/>
              </w:rPr>
              <w:t xml:space="preserve"> sequences</w:t>
            </w:r>
          </w:p>
          <w:p w14:paraId="46C55CC5" w14:textId="1D9A94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202</w:t>
            </w:r>
            <w:r w:rsidRPr="00792EF3">
              <w:rPr>
                <w:lang w:val="en-GB"/>
              </w:rPr>
              <w:t xml:space="preserve"> amino acid</w:t>
            </w:r>
          </w:p>
        </w:tc>
        <w:tc>
          <w:tcPr>
            <w:tcW w:w="1190" w:type="dxa"/>
            <w:shd w:val="clear" w:color="auto" w:fill="FFFFFF" w:themeFill="background1"/>
            <w:vAlign w:val="center"/>
          </w:tcPr>
          <w:p w14:paraId="6690196B" w14:textId="206A0E7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4OPH</w:t>
            </w:r>
          </w:p>
        </w:tc>
        <w:tc>
          <w:tcPr>
            <w:tcW w:w="1559" w:type="dxa"/>
            <w:shd w:val="clear" w:color="auto" w:fill="FFFFFF" w:themeFill="background1"/>
            <w:vAlign w:val="center"/>
          </w:tcPr>
          <w:p w14:paraId="43DE412B" w14:textId="75C1152D"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2.4752e-04</w:t>
            </w:r>
          </w:p>
        </w:tc>
        <w:tc>
          <w:tcPr>
            <w:tcW w:w="1134" w:type="dxa"/>
            <w:shd w:val="clear" w:color="auto" w:fill="FFFFFF" w:themeFill="background1"/>
            <w:vAlign w:val="center"/>
          </w:tcPr>
          <w:p w14:paraId="05847CA6" w14:textId="7777777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D4D60AD" w14:textId="430C57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0 200</w:t>
            </w:r>
          </w:p>
        </w:tc>
        <w:tc>
          <w:tcPr>
            <w:tcW w:w="1220" w:type="dxa"/>
            <w:shd w:val="clear" w:color="auto" w:fill="FFFFFF" w:themeFill="background1"/>
            <w:vAlign w:val="center"/>
          </w:tcPr>
          <w:p w14:paraId="4DCB4154" w14:textId="46033A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007994DE" w14:textId="0CC71D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58FC7EB0" w14:textId="3DB5BF5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FFFFF" w:themeFill="background1"/>
            <w:vAlign w:val="center"/>
          </w:tcPr>
          <w:p w14:paraId="1A924741" w14:textId="32188F7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3E04124B" w14:textId="062490CC" w:rsidR="00EF1C54" w:rsidRPr="00454256"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 xml:space="preserve">Fitness   </w:t>
            </w:r>
            <w:r>
              <w:rPr>
                <w:lang w:val="en-GB"/>
              </w:rPr>
              <w:t xml:space="preserve">   </w:t>
            </w:r>
            <w:r w:rsidRPr="00454256">
              <w:rPr>
                <w:lang w:val="en-GB"/>
              </w:rPr>
              <w:t xml:space="preserve">JTT </w:t>
            </w:r>
            <w:r>
              <w:rPr>
                <w:lang w:val="en-GB"/>
              </w:rPr>
              <w:t xml:space="preserve"> </w:t>
            </w:r>
            <w:r w:rsidRPr="00454256">
              <w:rPr>
                <w:b/>
                <w:bCs/>
                <w:lang w:val="en-GB"/>
              </w:rPr>
              <w:t>Neutral</w:t>
            </w:r>
          </w:p>
          <w:p w14:paraId="06C89CCF" w14:textId="43D3A52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0.</w:t>
            </w:r>
            <w:r>
              <w:rPr>
                <w:lang w:val="en-GB"/>
              </w:rPr>
              <w:t>00</w:t>
            </w:r>
            <w:r w:rsidRPr="00454256">
              <w:rPr>
                <w:lang w:val="en-GB"/>
              </w:rPr>
              <w:t xml:space="preserve">67  </w:t>
            </w:r>
            <w:r>
              <w:rPr>
                <w:lang w:val="en-GB"/>
              </w:rPr>
              <w:t xml:space="preserve">   </w:t>
            </w:r>
            <w:r w:rsidRPr="00454256">
              <w:rPr>
                <w:lang w:val="en-GB"/>
              </w:rPr>
              <w:t>0.2</w:t>
            </w:r>
            <w:r>
              <w:rPr>
                <w:lang w:val="en-GB"/>
              </w:rPr>
              <w:t>2</w:t>
            </w:r>
            <w:r w:rsidRPr="00454256">
              <w:rPr>
                <w:lang w:val="en-GB"/>
              </w:rPr>
              <w:t xml:space="preserve">  </w:t>
            </w:r>
            <w:r>
              <w:rPr>
                <w:lang w:val="en-GB"/>
              </w:rPr>
              <w:t xml:space="preserve">  </w:t>
            </w:r>
            <w:r w:rsidRPr="00454256">
              <w:rPr>
                <w:b/>
                <w:bCs/>
                <w:lang w:val="en-GB"/>
              </w:rPr>
              <w:t>0.</w:t>
            </w:r>
            <w:r>
              <w:rPr>
                <w:b/>
                <w:bCs/>
                <w:lang w:val="en-GB"/>
              </w:rPr>
              <w:t>7</w:t>
            </w:r>
            <w:r w:rsidRPr="00454256">
              <w:rPr>
                <w:b/>
                <w:bCs/>
                <w:lang w:val="en-GB"/>
              </w:rPr>
              <w:t>733</w:t>
            </w:r>
          </w:p>
        </w:tc>
      </w:tr>
      <w:tr w:rsidR="00EF1C54" w14:paraId="1F2B4EA1" w14:textId="59345696"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4F51ECB6" w14:textId="72944DA8"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2F2F2" w:themeFill="background1" w:themeFillShade="F2"/>
            <w:vAlign w:val="center"/>
          </w:tcPr>
          <w:p w14:paraId="13396A1A" w14:textId="4E2DB25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Pr="00792EF3">
              <w:rPr>
                <w:lang w:val="en-GB"/>
              </w:rPr>
              <w:t xml:space="preserve"> sequences</w:t>
            </w:r>
          </w:p>
          <w:p w14:paraId="2AE9E412" w14:textId="4A1EF59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299</w:t>
            </w:r>
            <w:r w:rsidRPr="00792EF3">
              <w:rPr>
                <w:lang w:val="en-GB"/>
              </w:rPr>
              <w:t xml:space="preserve"> amino acid</w:t>
            </w:r>
          </w:p>
        </w:tc>
        <w:tc>
          <w:tcPr>
            <w:tcW w:w="1190" w:type="dxa"/>
            <w:shd w:val="clear" w:color="auto" w:fill="F2F2F2" w:themeFill="background1" w:themeFillShade="F2"/>
            <w:vAlign w:val="center"/>
          </w:tcPr>
          <w:p w14:paraId="4393FBAF" w14:textId="76EF68B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1LVO</w:t>
            </w:r>
          </w:p>
        </w:tc>
        <w:tc>
          <w:tcPr>
            <w:tcW w:w="1559" w:type="dxa"/>
            <w:shd w:val="clear" w:color="auto" w:fill="F2F2F2" w:themeFill="background1" w:themeFillShade="F2"/>
            <w:vAlign w:val="center"/>
          </w:tcPr>
          <w:p w14:paraId="2BC993AA" w14:textId="3367D9E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2F2F2" w:themeFill="background1" w:themeFillShade="F2"/>
            <w:vAlign w:val="center"/>
          </w:tcPr>
          <w:p w14:paraId="2A8F47A1" w14:textId="702B21B9"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FDE0773" w14:textId="73C416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5D05B582" w14:textId="7800211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4B50080" w14:textId="396B7C6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1E446D5F" w14:textId="51165E9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5DC8109" w14:textId="40AB2A64" w:rsidR="00EF1C54" w:rsidRPr="008C59A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Fitness      </w:t>
            </w:r>
            <w:r w:rsidRPr="008C59A2">
              <w:rPr>
                <w:b/>
                <w:bCs/>
                <w:lang w:val="en-GB"/>
              </w:rPr>
              <w:t>LG</w:t>
            </w:r>
            <w:r w:rsidRPr="008C59A2">
              <w:rPr>
                <w:lang w:val="en-GB"/>
              </w:rPr>
              <w:t xml:space="preserve">  Neutral</w:t>
            </w:r>
          </w:p>
          <w:p w14:paraId="47EAAAD5" w14:textId="4C001A7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         0         </w:t>
            </w:r>
            <w:r w:rsidRPr="008C59A2">
              <w:rPr>
                <w:b/>
                <w:bCs/>
                <w:lang w:val="en-GB"/>
              </w:rPr>
              <w:t>1</w:t>
            </w:r>
            <w:r w:rsidRPr="008C59A2">
              <w:rPr>
                <w:lang w:val="en-GB"/>
              </w:rPr>
              <w:t xml:space="preserve">            0</w:t>
            </w:r>
          </w:p>
        </w:tc>
      </w:tr>
      <w:tr w:rsidR="00EF1C54" w14:paraId="25074E63" w14:textId="10A88E4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B743919" w14:textId="1A3D2AD1"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FFFFF" w:themeFill="background1"/>
            <w:vAlign w:val="center"/>
          </w:tcPr>
          <w:p w14:paraId="37A05C9B" w14:textId="20BF863B"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Pr="00792EF3">
              <w:rPr>
                <w:lang w:val="en-GB"/>
              </w:rPr>
              <w:t xml:space="preserve"> sequences</w:t>
            </w:r>
          </w:p>
          <w:p w14:paraId="3722B633" w14:textId="6E8D5501"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299</w:t>
            </w:r>
            <w:r w:rsidRPr="00792EF3">
              <w:rPr>
                <w:lang w:val="en-GB"/>
              </w:rPr>
              <w:t xml:space="preserve"> amino acid</w:t>
            </w:r>
          </w:p>
        </w:tc>
        <w:tc>
          <w:tcPr>
            <w:tcW w:w="1190" w:type="dxa"/>
            <w:shd w:val="clear" w:color="auto" w:fill="FFFFFF" w:themeFill="background1"/>
            <w:vAlign w:val="center"/>
          </w:tcPr>
          <w:p w14:paraId="0CDD68BA" w14:textId="7758C1F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1LVO</w:t>
            </w:r>
          </w:p>
        </w:tc>
        <w:tc>
          <w:tcPr>
            <w:tcW w:w="1559" w:type="dxa"/>
            <w:shd w:val="clear" w:color="auto" w:fill="FFFFFF" w:themeFill="background1"/>
            <w:vAlign w:val="center"/>
          </w:tcPr>
          <w:p w14:paraId="03BB0479" w14:textId="2317203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FFFFF" w:themeFill="background1"/>
            <w:vAlign w:val="center"/>
          </w:tcPr>
          <w:p w14:paraId="1D889078" w14:textId="493BAA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56C85265" w14:textId="32EF64B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126DA377" w14:textId="697FCE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17D65CA1" w14:textId="67303D6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LG</w:t>
            </w:r>
          </w:p>
        </w:tc>
        <w:tc>
          <w:tcPr>
            <w:tcW w:w="1190" w:type="dxa"/>
            <w:shd w:val="clear" w:color="auto" w:fill="FFFFFF" w:themeFill="background1"/>
            <w:vAlign w:val="center"/>
          </w:tcPr>
          <w:p w14:paraId="0FD31623" w14:textId="40B0134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083A184A" w14:textId="1E319B87" w:rsidR="00EF1C54" w:rsidRPr="008C59A2"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b/>
                <w:bCs/>
                <w:lang w:val="en-GB"/>
              </w:rPr>
              <w:t>Fitness</w:t>
            </w:r>
            <w:r w:rsidRPr="008C59A2">
              <w:rPr>
                <w:lang w:val="en-GB"/>
              </w:rPr>
              <w:t xml:space="preserve">      LG </w:t>
            </w:r>
            <w:r>
              <w:rPr>
                <w:lang w:val="en-GB"/>
              </w:rPr>
              <w:t xml:space="preserve">   </w:t>
            </w:r>
            <w:r w:rsidRPr="008C59A2">
              <w:rPr>
                <w:lang w:val="en-GB"/>
              </w:rPr>
              <w:t xml:space="preserve">Neutral </w:t>
            </w:r>
          </w:p>
          <w:p w14:paraId="2D6674DC" w14:textId="2610127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lang w:val="en-GB"/>
              </w:rPr>
              <w:t xml:space="preserve"> </w:t>
            </w:r>
            <w:r>
              <w:rPr>
                <w:lang w:val="en-GB"/>
              </w:rPr>
              <w:t xml:space="preserve">    </w:t>
            </w:r>
            <w:r w:rsidRPr="008C59A2">
              <w:rPr>
                <w:b/>
                <w:bCs/>
                <w:lang w:val="en-GB"/>
              </w:rPr>
              <w:t>0.88</w:t>
            </w:r>
            <w:r>
              <w:rPr>
                <w:lang w:val="en-GB"/>
              </w:rPr>
              <w:t xml:space="preserve"> </w:t>
            </w:r>
            <w:r w:rsidRPr="008C59A2">
              <w:rPr>
                <w:lang w:val="en-GB"/>
              </w:rPr>
              <w:t xml:space="preserve"> 0.0133  </w:t>
            </w:r>
            <w:r>
              <w:rPr>
                <w:lang w:val="en-GB"/>
              </w:rPr>
              <w:t xml:space="preserve">  </w:t>
            </w:r>
            <w:r w:rsidRPr="008C59A2">
              <w:rPr>
                <w:lang w:val="en-GB"/>
              </w:rPr>
              <w:t>0.1067</w:t>
            </w:r>
          </w:p>
        </w:tc>
      </w:tr>
      <w:tr w:rsidR="00EF1C54" w14:paraId="78494A22" w14:textId="4E9DF19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2456E2E4" w14:textId="06EFABB4" w:rsidR="00EF1C54" w:rsidRPr="004147DC" w:rsidRDefault="00EF1C54" w:rsidP="00EF1C54">
            <w:pPr>
              <w:widowControl w:val="0"/>
              <w:autoSpaceDE w:val="0"/>
              <w:autoSpaceDN w:val="0"/>
              <w:adjustRightInd w:val="0"/>
              <w:jc w:val="center"/>
              <w:rPr>
                <w:b w:val="0"/>
                <w:bCs w:val="0"/>
                <w:lang w:val="en-GB"/>
              </w:rPr>
            </w:pPr>
            <w:r w:rsidRPr="00BB7A92">
              <w:rPr>
                <w:b w:val="0"/>
                <w:bCs w:val="0"/>
                <w:lang w:val="en-GB"/>
              </w:rPr>
              <w:t>Coronavirus 2'-O-methyltransferase</w:t>
            </w:r>
          </w:p>
        </w:tc>
        <w:tc>
          <w:tcPr>
            <w:tcW w:w="1701" w:type="dxa"/>
            <w:shd w:val="clear" w:color="auto" w:fill="F2F2F2" w:themeFill="background1" w:themeFillShade="F2"/>
            <w:vAlign w:val="center"/>
          </w:tcPr>
          <w:p w14:paraId="068AADA8" w14:textId="3F0303D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r w:rsidRPr="00792EF3">
              <w:rPr>
                <w:lang w:val="en-GB"/>
              </w:rPr>
              <w:t xml:space="preserve"> sequences</w:t>
            </w:r>
          </w:p>
          <w:p w14:paraId="2EE2CAB6" w14:textId="71B65DE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298</w:t>
            </w:r>
            <w:r w:rsidRPr="00792EF3">
              <w:rPr>
                <w:lang w:val="en-GB"/>
              </w:rPr>
              <w:t xml:space="preserve"> amino acid</w:t>
            </w:r>
          </w:p>
        </w:tc>
        <w:tc>
          <w:tcPr>
            <w:tcW w:w="1190" w:type="dxa"/>
            <w:shd w:val="clear" w:color="auto" w:fill="F2F2F2" w:themeFill="background1" w:themeFillShade="F2"/>
            <w:vAlign w:val="center"/>
          </w:tcPr>
          <w:p w14:paraId="3BF67091" w14:textId="5D3AD334"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7c2i</w:t>
            </w:r>
          </w:p>
        </w:tc>
        <w:tc>
          <w:tcPr>
            <w:tcW w:w="1559" w:type="dxa"/>
            <w:shd w:val="clear" w:color="auto" w:fill="F2F2F2" w:themeFill="background1" w:themeFillShade="F2"/>
            <w:vAlign w:val="center"/>
          </w:tcPr>
          <w:p w14:paraId="0207180A" w14:textId="01C3B5D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BB7A92">
              <w:rPr>
                <w:lang w:val="en-GB"/>
              </w:rPr>
              <w:t>4.194631e-04</w:t>
            </w:r>
          </w:p>
        </w:tc>
        <w:tc>
          <w:tcPr>
            <w:tcW w:w="1134" w:type="dxa"/>
            <w:shd w:val="clear" w:color="auto" w:fill="F2F2F2" w:themeFill="background1" w:themeFillShade="F2"/>
            <w:vAlign w:val="center"/>
          </w:tcPr>
          <w:p w14:paraId="779551BD" w14:textId="24262905"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42C828E" w14:textId="3D14846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4BB8A58" w14:textId="1852ACD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0C63B54D" w14:textId="36BDF7AB"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477125A1" w14:textId="30D3381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46815E9B" w14:textId="03733426" w:rsidR="00EF1C54" w:rsidRPr="00BB7A9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BB7A92">
              <w:rPr>
                <w:b/>
                <w:bCs/>
                <w:lang w:val="en-GB"/>
              </w:rPr>
              <w:t xml:space="preserve">Fitness      </w:t>
            </w:r>
            <w:r w:rsidRPr="00BB7A92">
              <w:rPr>
                <w:lang w:val="en-GB"/>
              </w:rPr>
              <w:t xml:space="preserve">LG </w:t>
            </w:r>
            <w:r>
              <w:rPr>
                <w:lang w:val="en-GB"/>
              </w:rPr>
              <w:t xml:space="preserve">  </w:t>
            </w:r>
            <w:r w:rsidRPr="00BB7A92">
              <w:rPr>
                <w:lang w:val="en-GB"/>
              </w:rPr>
              <w:t>Neutral</w:t>
            </w:r>
            <w:r w:rsidRPr="00BB7A92">
              <w:rPr>
                <w:b/>
                <w:bCs/>
                <w:lang w:val="en-GB"/>
              </w:rPr>
              <w:t xml:space="preserve"> </w:t>
            </w:r>
          </w:p>
          <w:p w14:paraId="1C4912C2" w14:textId="1E81622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BB7A92">
              <w:rPr>
                <w:b/>
                <w:bCs/>
                <w:lang w:val="en-GB"/>
              </w:rPr>
              <w:t xml:space="preserve"> 0.6733 </w:t>
            </w:r>
            <w:r w:rsidRPr="00BB7A92">
              <w:rPr>
                <w:lang w:val="en-GB"/>
              </w:rPr>
              <w:t xml:space="preserve">0.1267  </w:t>
            </w:r>
            <w:r>
              <w:rPr>
                <w:lang w:val="en-GB"/>
              </w:rPr>
              <w:t xml:space="preserve">     </w:t>
            </w:r>
            <w:r w:rsidRPr="00BB7A92">
              <w:rPr>
                <w:lang w:val="en-GB"/>
              </w:rPr>
              <w:t>0.2</w:t>
            </w:r>
          </w:p>
        </w:tc>
      </w:tr>
      <w:tr w:rsidR="00EF1C54" w14:paraId="609BDD07" w14:textId="3A61501A"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2EADE3ED" w14:textId="64B885CA" w:rsidR="00EF1C54" w:rsidRPr="004147DC" w:rsidRDefault="00EF1C54" w:rsidP="00EF1C54">
            <w:pPr>
              <w:widowControl w:val="0"/>
              <w:autoSpaceDE w:val="0"/>
              <w:autoSpaceDN w:val="0"/>
              <w:adjustRightInd w:val="0"/>
              <w:jc w:val="center"/>
              <w:rPr>
                <w:b w:val="0"/>
                <w:bCs w:val="0"/>
                <w:lang w:val="en-GB"/>
              </w:rPr>
            </w:pPr>
            <w:r w:rsidRPr="00E6714B">
              <w:rPr>
                <w:b w:val="0"/>
                <w:bCs w:val="0"/>
                <w:lang w:val="en-GB"/>
              </w:rPr>
              <w:t>Calcium-binding EGF domain</w:t>
            </w:r>
          </w:p>
        </w:tc>
        <w:tc>
          <w:tcPr>
            <w:tcW w:w="1701" w:type="dxa"/>
            <w:shd w:val="clear" w:color="auto" w:fill="FFFFFF" w:themeFill="background1"/>
            <w:vAlign w:val="center"/>
          </w:tcPr>
          <w:p w14:paraId="1B456049" w14:textId="7C3CBC0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w:t>
            </w:r>
            <w:r w:rsidRPr="00792EF3">
              <w:rPr>
                <w:lang w:val="en-GB"/>
              </w:rPr>
              <w:t xml:space="preserve"> sequences</w:t>
            </w:r>
          </w:p>
          <w:p w14:paraId="6294458B" w14:textId="4107692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263</w:t>
            </w:r>
            <w:r w:rsidRPr="00792EF3">
              <w:rPr>
                <w:lang w:val="en-GB"/>
              </w:rPr>
              <w:t xml:space="preserve"> amino acid</w:t>
            </w:r>
          </w:p>
        </w:tc>
        <w:tc>
          <w:tcPr>
            <w:tcW w:w="1190" w:type="dxa"/>
            <w:shd w:val="clear" w:color="auto" w:fill="FFFFFF" w:themeFill="background1"/>
            <w:vAlign w:val="center"/>
          </w:tcPr>
          <w:p w14:paraId="0D4D1143" w14:textId="311132A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6pog</w:t>
            </w:r>
          </w:p>
        </w:tc>
        <w:tc>
          <w:tcPr>
            <w:tcW w:w="1559" w:type="dxa"/>
            <w:shd w:val="clear" w:color="auto" w:fill="FFFFFF" w:themeFill="background1"/>
            <w:vAlign w:val="center"/>
          </w:tcPr>
          <w:p w14:paraId="45C2321B" w14:textId="2B9E04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 xml:space="preserve">niform 0 </w:t>
            </w:r>
            <w:r w:rsidRPr="00E6714B">
              <w:rPr>
                <w:lang w:val="en-GB"/>
              </w:rPr>
              <w:t>2.118644e-04</w:t>
            </w:r>
          </w:p>
        </w:tc>
        <w:tc>
          <w:tcPr>
            <w:tcW w:w="1134" w:type="dxa"/>
            <w:shd w:val="clear" w:color="auto" w:fill="FFFFFF" w:themeFill="background1"/>
            <w:vAlign w:val="center"/>
          </w:tcPr>
          <w:p w14:paraId="2C4C48B0" w14:textId="4163C7F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0 100</w:t>
            </w:r>
          </w:p>
        </w:tc>
        <w:tc>
          <w:tcPr>
            <w:tcW w:w="1220" w:type="dxa"/>
            <w:shd w:val="clear" w:color="auto" w:fill="FFFFFF" w:themeFill="background1"/>
            <w:vAlign w:val="center"/>
          </w:tcPr>
          <w:p w14:paraId="7BFE4C1B" w14:textId="3C6694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6B19D1F3" w14:textId="4669D6A6"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703FF84A" w14:textId="19F74C1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Blosum62</w:t>
            </w:r>
          </w:p>
        </w:tc>
        <w:tc>
          <w:tcPr>
            <w:tcW w:w="1190" w:type="dxa"/>
            <w:shd w:val="clear" w:color="auto" w:fill="FFFFFF" w:themeFill="background1"/>
            <w:vAlign w:val="center"/>
          </w:tcPr>
          <w:p w14:paraId="3049C180" w14:textId="27FB4F4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6D5369E9" w14:textId="67A36D9F" w:rsidR="00EF1C54" w:rsidRPr="00E6714B" w:rsidRDefault="00EF1C54" w:rsidP="00EF1C5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E6714B">
              <w:rPr>
                <w:b/>
                <w:bCs/>
                <w:lang w:val="en-GB"/>
              </w:rPr>
              <w:t>Blosum62</w:t>
            </w:r>
            <w:r>
              <w:rPr>
                <w:lang w:val="en-GB"/>
              </w:rPr>
              <w:t xml:space="preserve"> </w:t>
            </w:r>
            <w:r w:rsidRPr="00E6714B">
              <w:rPr>
                <w:lang w:val="en-GB"/>
              </w:rPr>
              <w:t>Fitness</w:t>
            </w:r>
            <w:r>
              <w:rPr>
                <w:lang w:val="en-GB"/>
              </w:rPr>
              <w:t xml:space="preserve"> </w:t>
            </w:r>
            <w:r w:rsidRPr="00E6714B">
              <w:rPr>
                <w:lang w:val="en-GB"/>
              </w:rPr>
              <w:t xml:space="preserve">Neutral </w:t>
            </w:r>
          </w:p>
          <w:p w14:paraId="424AD50E" w14:textId="037B14C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E6714B">
              <w:rPr>
                <w:lang w:val="en-GB"/>
              </w:rPr>
              <w:t xml:space="preserve">  </w:t>
            </w:r>
            <w:r w:rsidRPr="00E6714B">
              <w:rPr>
                <w:b/>
                <w:bCs/>
                <w:lang w:val="en-GB"/>
              </w:rPr>
              <w:t>0.9933</w:t>
            </w:r>
            <w:r w:rsidRPr="00E6714B">
              <w:rPr>
                <w:lang w:val="en-GB"/>
              </w:rPr>
              <w:t xml:space="preserve">   </w:t>
            </w:r>
            <w:r>
              <w:rPr>
                <w:lang w:val="en-GB"/>
              </w:rPr>
              <w:t xml:space="preserve">        </w:t>
            </w:r>
            <w:r w:rsidRPr="00E6714B">
              <w:rPr>
                <w:lang w:val="en-GB"/>
              </w:rPr>
              <w:t>0  0.0067</w:t>
            </w:r>
          </w:p>
        </w:tc>
      </w:tr>
      <w:tr w:rsidR="004B749A" w14:paraId="07848E8C"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C1AEAB6" w14:textId="3701B1E5" w:rsidR="004B749A" w:rsidRPr="004B749A" w:rsidRDefault="004B749A" w:rsidP="004B749A">
            <w:pPr>
              <w:widowControl w:val="0"/>
              <w:autoSpaceDE w:val="0"/>
              <w:autoSpaceDN w:val="0"/>
              <w:adjustRightInd w:val="0"/>
              <w:jc w:val="center"/>
              <w:rPr>
                <w:b w:val="0"/>
                <w:bCs w:val="0"/>
                <w:lang w:val="en-GB"/>
              </w:rPr>
            </w:pPr>
            <w:r w:rsidRPr="004B749A">
              <w:rPr>
                <w:b w:val="0"/>
                <w:bCs w:val="0"/>
                <w:lang w:val="en-GB"/>
              </w:rPr>
              <w:t>Toll-Interleukin receptor</w:t>
            </w:r>
            <w:r w:rsidR="001520A5">
              <w:rPr>
                <w:b w:val="0"/>
                <w:bCs w:val="0"/>
                <w:lang w:val="en-GB"/>
              </w:rPr>
              <w:t xml:space="preserve"> domain</w:t>
            </w:r>
          </w:p>
        </w:tc>
        <w:tc>
          <w:tcPr>
            <w:tcW w:w="1701" w:type="dxa"/>
            <w:shd w:val="clear" w:color="auto" w:fill="FFFFFF" w:themeFill="background1"/>
            <w:vAlign w:val="center"/>
          </w:tcPr>
          <w:p w14:paraId="207C4D4F" w14:textId="77689A5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r w:rsidRPr="00792EF3">
              <w:rPr>
                <w:lang w:val="en-GB"/>
              </w:rPr>
              <w:t xml:space="preserve"> sequences</w:t>
            </w:r>
          </w:p>
          <w:p w14:paraId="5FAB2CBF" w14:textId="5A98E0EC"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171</w:t>
            </w:r>
            <w:r w:rsidRPr="00792EF3">
              <w:rPr>
                <w:lang w:val="en-GB"/>
              </w:rPr>
              <w:t xml:space="preserve"> amino acid</w:t>
            </w:r>
          </w:p>
        </w:tc>
        <w:tc>
          <w:tcPr>
            <w:tcW w:w="1190" w:type="dxa"/>
            <w:shd w:val="clear" w:color="auto" w:fill="FFFFFF" w:themeFill="background1"/>
            <w:vAlign w:val="center"/>
          </w:tcPr>
          <w:p w14:paraId="44E07321" w14:textId="173BFE3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5ku7</w:t>
            </w:r>
          </w:p>
        </w:tc>
        <w:tc>
          <w:tcPr>
            <w:tcW w:w="1559" w:type="dxa"/>
            <w:shd w:val="clear" w:color="auto" w:fill="FFFFFF" w:themeFill="background1"/>
            <w:vAlign w:val="center"/>
          </w:tcPr>
          <w:p w14:paraId="71AD875C" w14:textId="1E553E25"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4B749A">
              <w:rPr>
                <w:lang w:val="en-GB"/>
              </w:rPr>
              <w:t>7.309942e-04</w:t>
            </w:r>
          </w:p>
        </w:tc>
        <w:tc>
          <w:tcPr>
            <w:tcW w:w="1134" w:type="dxa"/>
            <w:shd w:val="clear" w:color="auto" w:fill="FFFFFF" w:themeFill="background1"/>
            <w:vAlign w:val="center"/>
          </w:tcPr>
          <w:p w14:paraId="292ED47A" w14:textId="29282C7E"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049A1022" w14:textId="7412C624"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2569AA97" w14:textId="15474486"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61C22C35" w14:textId="5062B9B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WAG</w:t>
            </w:r>
          </w:p>
        </w:tc>
        <w:tc>
          <w:tcPr>
            <w:tcW w:w="1190" w:type="dxa"/>
            <w:shd w:val="clear" w:color="auto" w:fill="FFFFFF" w:themeFill="background1"/>
            <w:vAlign w:val="center"/>
          </w:tcPr>
          <w:p w14:paraId="7126E6C9" w14:textId="061B7228"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58BE8D47" w14:textId="06BAE077" w:rsidR="004B749A" w:rsidRPr="004B749A"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Fitness </w:t>
            </w:r>
            <w:r>
              <w:rPr>
                <w:b/>
                <w:bCs/>
                <w:lang w:val="en-GB"/>
              </w:rPr>
              <w:t xml:space="preserve">   </w:t>
            </w:r>
            <w:r w:rsidRPr="004B749A">
              <w:rPr>
                <w:lang w:val="en-GB"/>
              </w:rPr>
              <w:t>Neutral    WAG</w:t>
            </w:r>
            <w:r w:rsidRPr="004B749A">
              <w:rPr>
                <w:b/>
                <w:bCs/>
                <w:lang w:val="en-GB"/>
              </w:rPr>
              <w:t xml:space="preserve"> </w:t>
            </w:r>
          </w:p>
          <w:p w14:paraId="7C709EAF" w14:textId="4A41F0F3" w:rsidR="004B749A" w:rsidRPr="00E6714B"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 0.9933  </w:t>
            </w:r>
            <w:r>
              <w:rPr>
                <w:b/>
                <w:bCs/>
                <w:lang w:val="en-GB"/>
              </w:rPr>
              <w:t xml:space="preserve">   </w:t>
            </w:r>
            <w:r w:rsidRPr="004B749A">
              <w:rPr>
                <w:lang w:val="en-GB"/>
              </w:rPr>
              <w:t xml:space="preserve">0.0067  </w:t>
            </w:r>
            <w:r>
              <w:rPr>
                <w:lang w:val="en-GB"/>
              </w:rPr>
              <w:t xml:space="preserve">        </w:t>
            </w:r>
            <w:r w:rsidRPr="004B749A">
              <w:rPr>
                <w:lang w:val="en-GB"/>
              </w:rPr>
              <w:t>0</w:t>
            </w:r>
          </w:p>
        </w:tc>
      </w:tr>
    </w:tbl>
    <w:p w14:paraId="2C850BCC" w14:textId="6F04778D" w:rsidR="001420E4" w:rsidRDefault="001420E4" w:rsidP="00E06EAE">
      <w:pPr>
        <w:jc w:val="left"/>
        <w:rPr>
          <w:lang w:val="en-GB"/>
        </w:rPr>
        <w:sectPr w:rsidR="001420E4" w:rsidSect="00690F92">
          <w:pgSz w:w="16840" w:h="11900" w:orient="landscape"/>
          <w:pgMar w:top="1701" w:right="1418" w:bottom="1701" w:left="1418" w:header="709" w:footer="709" w:gutter="0"/>
          <w:cols w:space="708"/>
          <w:docGrid w:linePitch="360"/>
        </w:sectPr>
      </w:pPr>
    </w:p>
    <w:p w14:paraId="42E1F7D2" w14:textId="77777777" w:rsidR="00792EF3" w:rsidRPr="00792EF3" w:rsidRDefault="00792EF3" w:rsidP="00792EF3">
      <w:pPr>
        <w:rPr>
          <w:lang w:val="en-GB"/>
        </w:rPr>
      </w:pPr>
    </w:p>
    <w:p w14:paraId="01CA2053" w14:textId="10D4F069" w:rsidR="007E1E2B" w:rsidRDefault="007E1E2B" w:rsidP="007E1E2B">
      <w:pPr>
        <w:pStyle w:val="Heading2"/>
        <w:numPr>
          <w:ilvl w:val="1"/>
          <w:numId w:val="8"/>
        </w:numPr>
        <w:rPr>
          <w:lang w:val="en-US"/>
        </w:rPr>
      </w:pPr>
      <w:bookmarkStart w:id="922" w:name="_Toc105763162"/>
      <w:r>
        <w:rPr>
          <w:lang w:val="en-US"/>
        </w:rPr>
        <w:t>Message</w:t>
      </w:r>
      <w:r w:rsidR="00431FDE">
        <w:rPr>
          <w:lang w:val="en-US"/>
        </w:rPr>
        <w:t xml:space="preserve"> errors and recommendations</w:t>
      </w:r>
      <w:bookmarkEnd w:id="922"/>
    </w:p>
    <w:p w14:paraId="4519BA25" w14:textId="0F94DA20"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ins w:id="923" w:author="Catarina Brancoi" w:date="2022-07-25T17:24:00Z">
        <w:r w:rsidR="00637C81">
          <w:rPr>
            <w:bCs/>
            <w:lang w:val="en-GB"/>
          </w:rPr>
          <w:t>we</w:t>
        </w:r>
      </w:ins>
      <w:del w:id="924" w:author="Catarina Brancoi" w:date="2022-07-25T17:24:00Z">
        <w:r w:rsidRPr="006E2656" w:rsidDel="00637C81">
          <w:rPr>
            <w:bCs/>
            <w:lang w:val="en-GB"/>
          </w:rPr>
          <w:delText>I</w:delText>
        </w:r>
      </w:del>
      <w:r w:rsidRPr="006E2656">
        <w:rPr>
          <w:bCs/>
          <w:lang w:val="en-GB"/>
        </w:rPr>
        <w:t xml:space="preserve">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41A6CE2E"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 xml:space="preserve">standard </w:t>
      </w:r>
      <w:r w:rsidR="00637C81" w:rsidRPr="00581275">
        <w:rPr>
          <w:i/>
          <w:lang w:val="en-US"/>
        </w:rPr>
        <w:t xml:space="preserve">PHYLIP </w:t>
      </w:r>
      <w:r w:rsidRPr="00581275">
        <w:rPr>
          <w:i/>
          <w:lang w:val="en-US"/>
        </w:rPr>
        <w:t>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w:t>
      </w:r>
      <w:ins w:id="925" w:author="Catarina Brancoi" w:date="2022-07-25T17:25:00Z">
        <w:r w:rsidR="00637C81">
          <w:rPr>
            <w:lang w:val="en-GB"/>
          </w:rPr>
          <w:t>e</w:t>
        </w:r>
      </w:ins>
      <w:del w:id="926" w:author="Catarina Brancoi" w:date="2022-07-25T17:25:00Z">
        <w:r w:rsidDel="00637C81">
          <w:rPr>
            <w:lang w:val="en-GB"/>
          </w:rPr>
          <w:delText>i</w:delText>
        </w:r>
      </w:del>
      <w:r>
        <w:rPr>
          <w:lang w:val="en-GB"/>
        </w:rPr>
        <w:t>.</w:t>
      </w:r>
      <w:ins w:id="927" w:author="Catarina Brancoi" w:date="2022-07-25T17:25:00Z">
        <w:r w:rsidR="00637C81">
          <w:rPr>
            <w:lang w:val="en-GB"/>
          </w:rPr>
          <w:t>g</w:t>
        </w:r>
      </w:ins>
      <w:del w:id="928" w:author="Catarina Brancoi" w:date="2022-07-25T17:25:00Z">
        <w:r w:rsidDel="00637C81">
          <w:rPr>
            <w:lang w:val="en-GB"/>
          </w:rPr>
          <w:delText>e</w:delText>
        </w:r>
      </w:del>
      <w:r>
        <w:rPr>
          <w:lang w:val="en-GB"/>
        </w:rPr>
        <w:t>., X</w:t>
      </w:r>
      <w:ins w:id="929" w:author="Catarina Brancoi" w:date="2022-07-25T17:25:00Z">
        <w:r w:rsidR="00637C81">
          <w:rPr>
            <w:lang w:val="en-GB"/>
          </w:rPr>
          <w:t xml:space="preserve"> or</w:t>
        </w:r>
      </w:ins>
      <w:del w:id="930" w:author="Catarina Brancoi" w:date="2022-07-25T17:25:00Z">
        <w:r w:rsidDel="00637C81">
          <w:rPr>
            <w:lang w:val="en-GB"/>
          </w:rPr>
          <w:delText>,</w:delText>
        </w:r>
      </w:del>
      <w:r>
        <w:rPr>
          <w:lang w:val="en-GB"/>
        </w:rPr>
        <w:t xml:space="preserve"> $</w:t>
      </w:r>
      <w:del w:id="931" w:author="Catarina Brancoi" w:date="2022-07-25T17:25:00Z">
        <w:r w:rsidDel="00637C81">
          <w:rPr>
            <w:lang w:val="en-GB"/>
          </w:rPr>
          <w:delText>, ., etc</w:delText>
        </w:r>
      </w:del>
      <w:r>
        <w:rPr>
          <w:lang w:val="en-GB"/>
        </w:rPr>
        <w:t>)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4A8FE54B"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 xml:space="preserve">computational </w:t>
      </w:r>
      <w:del w:id="932" w:author="Catarina Brancoi" w:date="2022-07-25T17:26:00Z">
        <w:r w:rsidRPr="005F69EC" w:rsidDel="00637C81">
          <w:rPr>
            <w:lang w:val="en-GB"/>
          </w:rPr>
          <w:delText>cost</w:delText>
        </w:r>
        <w:r w:rsidDel="00637C81">
          <w:rPr>
            <w:lang w:val="en-GB"/>
          </w:rPr>
          <w:delText>ly</w:delText>
        </w:r>
        <w:r w:rsidRPr="005F69EC" w:rsidDel="00637C81">
          <w:rPr>
            <w:lang w:val="en-GB"/>
          </w:rPr>
          <w:delText xml:space="preserve"> </w:delText>
        </w:r>
      </w:del>
      <w:ins w:id="933" w:author="Catarina Brancoi" w:date="2022-07-25T17:26:00Z">
        <w:r w:rsidR="00637C81">
          <w:rPr>
            <w:lang w:val="en-GB"/>
          </w:rPr>
          <w:t>expensive</w:t>
        </w:r>
        <w:r w:rsidR="00637C81" w:rsidRPr="005F69EC">
          <w:rPr>
            <w:lang w:val="en-GB"/>
          </w:rPr>
          <w:t xml:space="preserve"> </w:t>
        </w:r>
      </w:ins>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w:t>
      </w:r>
      <w:del w:id="934" w:author="Catarina Brancoi" w:date="2022-07-25T17:27:00Z">
        <w:r w:rsidDel="00637C81">
          <w:rPr>
            <w:lang w:val="en-US"/>
          </w:rPr>
          <w:delText xml:space="preserve">obviously, </w:delText>
        </w:r>
      </w:del>
      <w:r>
        <w:rPr>
          <w:lang w:val="en-US"/>
        </w:rPr>
        <w:t>reducing the number of simulations and the size of the input alignment of protein sequences can dramatically reduce</w:t>
      </w:r>
      <w:ins w:id="935" w:author="Catarina Brancoi" w:date="2022-07-25T17:27:00Z">
        <w:r w:rsidR="00637C81">
          <w:rPr>
            <w:lang w:val="en-US"/>
          </w:rPr>
          <w:t xml:space="preserve"> the</w:t>
        </w:r>
      </w:ins>
      <w:r>
        <w:rPr>
          <w:lang w:val="en-US"/>
        </w:rPr>
        <w:t xml:space="preserve"> computer time. </w:t>
      </w:r>
      <w:ins w:id="936" w:author="Catarina Brancoi" w:date="2022-07-25T17:27:00Z">
        <w:r w:rsidR="00637C81">
          <w:rPr>
            <w:lang w:val="en-US"/>
          </w:rPr>
          <w:t>However, s</w:t>
        </w:r>
      </w:ins>
      <w:del w:id="937" w:author="Catarina Brancoi" w:date="2022-07-25T17:27:00Z">
        <w:r w:rsidDel="00637C81">
          <w:rPr>
            <w:lang w:val="en-US"/>
          </w:rPr>
          <w:delText>S</w:delText>
        </w:r>
      </w:del>
      <w:r>
        <w:rPr>
          <w:lang w:val="en-US"/>
        </w:rPr>
        <w:t xml:space="preserve">ometimes </w:t>
      </w:r>
      <w:ins w:id="938" w:author="Catarina Brancoi" w:date="2022-07-25T17:27:00Z">
        <w:r w:rsidR="00637C81">
          <w:rPr>
            <w:lang w:val="en-US"/>
          </w:rPr>
          <w:t xml:space="preserve">it is not possible to </w:t>
        </w:r>
      </w:ins>
      <w:r>
        <w:rPr>
          <w:lang w:val="en-US"/>
        </w:rPr>
        <w:t>reduc</w:t>
      </w:r>
      <w:ins w:id="939" w:author="Catarina Brancoi" w:date="2022-07-25T17:27:00Z">
        <w:r w:rsidR="00637C81">
          <w:rPr>
            <w:lang w:val="en-US"/>
          </w:rPr>
          <w:t>e</w:t>
        </w:r>
      </w:ins>
      <w:del w:id="940" w:author="Catarina Brancoi" w:date="2022-07-25T17:27:00Z">
        <w:r w:rsidDel="00637C81">
          <w:rPr>
            <w:lang w:val="en-US"/>
          </w:rPr>
          <w:delText>ing</w:delText>
        </w:r>
      </w:del>
      <w:r>
        <w:rPr>
          <w:lang w:val="en-US"/>
        </w:rPr>
        <w:t xml:space="preserve"> the input </w:t>
      </w:r>
      <w:del w:id="941" w:author="Catarina Brancoi" w:date="2022-07-25T17:27:00Z">
        <w:r w:rsidDel="00637C81">
          <w:rPr>
            <w:lang w:val="en-US"/>
          </w:rPr>
          <w:delText>datase</w:delText>
        </w:r>
      </w:del>
      <w:ins w:id="942" w:author="Catarina Brancoi" w:date="2022-07-25T17:27:00Z">
        <w:r w:rsidR="00637C81">
          <w:rPr>
            <w:lang w:val="en-US"/>
          </w:rPr>
          <w:t xml:space="preserve">dataset, in which case </w:t>
        </w:r>
      </w:ins>
      <w:del w:id="943" w:author="Catarina Brancoi" w:date="2022-07-25T17:27:00Z">
        <w:r w:rsidDel="00637C81">
          <w:rPr>
            <w:lang w:val="en-US"/>
          </w:rPr>
          <w:delText xml:space="preserve">t is not be possible and then </w:delText>
        </w:r>
      </w:del>
      <w:r>
        <w:rPr>
          <w:lang w:val="en-US"/>
        </w:rPr>
        <w:t xml:space="preserve">one can try to reduce the number of simulations. </w:t>
      </w:r>
      <w:del w:id="944" w:author="Catarina Brancoi" w:date="2022-07-25T17:28:00Z">
        <w:r w:rsidDel="00637C81">
          <w:rPr>
            <w:lang w:val="en-US"/>
          </w:rPr>
          <w:delText>Indeed</w:delText>
        </w:r>
      </w:del>
      <w:ins w:id="945" w:author="Catarina Brancoi" w:date="2022-07-25T17:28:00Z">
        <w:r w:rsidR="00637C81">
          <w:rPr>
            <w:lang w:val="en-US"/>
          </w:rPr>
          <w:t xml:space="preserve">Alternatively, one can </w:t>
        </w:r>
      </w:ins>
      <w:del w:id="946" w:author="Catarina Brancoi" w:date="2022-07-25T17:28:00Z">
        <w:r w:rsidDel="00637C81">
          <w:rPr>
            <w:lang w:val="en-US"/>
          </w:rPr>
          <w:delText xml:space="preserve">, </w:delText>
        </w:r>
      </w:del>
      <w:r>
        <w:rPr>
          <w:lang w:val="en-US"/>
        </w:rPr>
        <w:t>run</w:t>
      </w:r>
      <w:del w:id="947" w:author="Catarina Brancoi" w:date="2022-07-25T17:28:00Z">
        <w:r w:rsidDel="00637C81">
          <w:rPr>
            <w:lang w:val="en-US"/>
          </w:rPr>
          <w:delText>ning</w:delText>
        </w:r>
      </w:del>
      <w:r>
        <w:rPr>
          <w:lang w:val="en-US"/>
        </w:rPr>
        <w:t xml:space="preserve"> the simulations in parallel (if the machine has more than one </w:t>
      </w:r>
      <w:del w:id="948" w:author="Catarina Brancoi" w:date="2022-07-25T17:30:00Z">
        <w:r w:rsidDel="00BD7366">
          <w:rPr>
            <w:lang w:val="en-US"/>
          </w:rPr>
          <w:delText>processors</w:delText>
        </w:r>
      </w:del>
      <w:ins w:id="949" w:author="Catarina Brancoi" w:date="2022-07-25T17:30:00Z">
        <w:r w:rsidR="00BD7366">
          <w:rPr>
            <w:lang w:val="en-US"/>
          </w:rPr>
          <w:t>processor</w:t>
        </w:r>
      </w:ins>
      <w:r>
        <w:rPr>
          <w:lang w:val="en-US"/>
        </w:rPr>
        <w:t xml:space="preserve">) </w:t>
      </w:r>
      <w:ins w:id="950" w:author="Catarina Brancoi" w:date="2022-07-25T17:28:00Z">
        <w:r w:rsidR="00637C81">
          <w:rPr>
            <w:lang w:val="en-US"/>
          </w:rPr>
          <w:t>which will</w:t>
        </w:r>
      </w:ins>
      <w:del w:id="951" w:author="Catarina Brancoi" w:date="2022-07-25T17:28:00Z">
        <w:r w:rsidDel="00637C81">
          <w:rPr>
            <w:lang w:val="en-US"/>
          </w:rPr>
          <w:delText>can</w:delText>
        </w:r>
      </w:del>
      <w:r>
        <w:rPr>
          <w:lang w:val="en-US"/>
        </w:rPr>
        <w:t xml:space="preserve"> reduce </w:t>
      </w:r>
      <w:commentRangeStart w:id="952"/>
      <w:ins w:id="953" w:author="Catarina Brancoi" w:date="2022-07-25T17:29:00Z">
        <w:r w:rsidR="00637C81" w:rsidRPr="00637C81">
          <w:rPr>
            <w:lang w:val="en-US"/>
          </w:rPr>
          <w:t>considerably</w:t>
        </w:r>
        <w:commentRangeEnd w:id="952"/>
        <w:r w:rsidR="00637C81">
          <w:rPr>
            <w:rStyle w:val="CommentReference"/>
          </w:rPr>
          <w:commentReference w:id="952"/>
        </w:r>
        <w:r w:rsidR="00BD7366">
          <w:rPr>
            <w:lang w:val="en-US"/>
          </w:rPr>
          <w:t xml:space="preserve"> the</w:t>
        </w:r>
        <w:r w:rsidR="00637C81" w:rsidRPr="00637C81">
          <w:rPr>
            <w:lang w:val="en-US"/>
          </w:rPr>
          <w:t xml:space="preserve"> </w:t>
        </w:r>
      </w:ins>
      <w:r>
        <w:rPr>
          <w:lang w:val="en-US"/>
        </w:rPr>
        <w:t xml:space="preserve">computer times. </w:t>
      </w:r>
      <w:del w:id="954" w:author="Catarina Brancoi" w:date="2022-07-25T17:30:00Z">
        <w:r w:rsidR="00B052DB" w:rsidDel="00BD7366">
          <w:rPr>
            <w:lang w:val="en-US"/>
          </w:rPr>
          <w:delText xml:space="preserve">During sequences simulations </w:delText>
        </w:r>
      </w:del>
      <w:ins w:id="955" w:author="Catarina Brancoi" w:date="2022-07-25T17:30:00Z">
        <w:r w:rsidR="00BD7366">
          <w:rPr>
            <w:lang w:val="en-US"/>
          </w:rPr>
          <w:t>S</w:t>
        </w:r>
      </w:ins>
      <w:del w:id="956" w:author="Catarina Brancoi" w:date="2022-07-25T17:30:00Z">
        <w:r w:rsidR="00B052DB" w:rsidDel="00BD7366">
          <w:rPr>
            <w:lang w:val="en-US"/>
          </w:rPr>
          <w:delText>s</w:delText>
        </w:r>
      </w:del>
      <w:r w:rsidR="00B052DB">
        <w:rPr>
          <w:lang w:val="en-US"/>
        </w:rPr>
        <w:t xml:space="preserve">ome of </w:t>
      </w:r>
      <w:del w:id="957" w:author="Catarina Brancoi" w:date="2022-07-25T17:30:00Z">
        <w:r w:rsidR="00B052DB" w:rsidDel="00BD7366">
          <w:rPr>
            <w:lang w:val="en-US"/>
          </w:rPr>
          <w:delText xml:space="preserve">them </w:delText>
        </w:r>
      </w:del>
      <w:ins w:id="958" w:author="Catarina Brancoi" w:date="2022-07-25T17:30:00Z">
        <w:r w:rsidR="00BD7366">
          <w:rPr>
            <w:lang w:val="en-US"/>
          </w:rPr>
          <w:t xml:space="preserve">the simulations </w:t>
        </w:r>
      </w:ins>
      <w:r w:rsidR="00B052DB">
        <w:rPr>
          <w:lang w:val="en-US"/>
        </w:rPr>
        <w:t xml:space="preserve">may </w:t>
      </w:r>
      <w:del w:id="959" w:author="Catarina Brancoi" w:date="2022-07-25T17:30:00Z">
        <w:r w:rsidR="00B052DB" w:rsidDel="00BD7366">
          <w:rPr>
            <w:lang w:val="en-US"/>
          </w:rPr>
          <w:delText>failed</w:delText>
        </w:r>
      </w:del>
      <w:ins w:id="960" w:author="Catarina Brancoi" w:date="2022-07-25T17:30:00Z">
        <w:r w:rsidR="00BD7366">
          <w:rPr>
            <w:lang w:val="en-US"/>
          </w:rPr>
          <w:t>fail</w:t>
        </w:r>
      </w:ins>
      <w:r w:rsidR="00B052DB">
        <w:rPr>
          <w:lang w:val="en-US"/>
        </w:rPr>
        <w:t xml:space="preserve"> due to intrinsic problems of </w:t>
      </w:r>
      <w:del w:id="961" w:author="Catarina Brancoi" w:date="2022-07-25T17:31:00Z">
        <w:r w:rsidR="00B052DB" w:rsidDel="00BD7366">
          <w:rPr>
            <w:lang w:val="en-US"/>
          </w:rPr>
          <w:delText xml:space="preserve">simulation </w:delText>
        </w:r>
      </w:del>
      <w:ins w:id="962" w:author="Catarina Brancoi" w:date="2022-07-25T17:31:00Z">
        <w:r w:rsidR="00BD7366">
          <w:rPr>
            <w:lang w:val="en-US"/>
          </w:rPr>
          <w:t xml:space="preserve">substitution </w:t>
        </w:r>
      </w:ins>
      <w:r w:rsidR="00B052DB">
        <w:rPr>
          <w:lang w:val="en-US"/>
        </w:rPr>
        <w:t xml:space="preserve">models, </w:t>
      </w:r>
      <w:del w:id="963" w:author="Catarina Brancoi" w:date="2022-07-25T17:31:00Z">
        <w:r w:rsidR="00B052DB" w:rsidDel="00BD7366">
          <w:rPr>
            <w:lang w:val="en-US"/>
          </w:rPr>
          <w:delText xml:space="preserve">especially </w:delText>
        </w:r>
      </w:del>
      <w:ins w:id="964" w:author="Catarina Brancoi" w:date="2022-07-25T17:31:00Z">
        <w:r w:rsidR="00BD7366">
          <w:rPr>
            <w:lang w:val="en-US"/>
          </w:rPr>
          <w:t xml:space="preserve">particularly for the </w:t>
        </w:r>
      </w:ins>
      <w:del w:id="965" w:author="Catarina Brancoi" w:date="2022-07-25T17:31:00Z">
        <w:r w:rsidR="00B052DB" w:rsidDel="00BD7366">
          <w:rPr>
            <w:lang w:val="en-US"/>
          </w:rPr>
          <w:delText xml:space="preserve">when </w:delText>
        </w:r>
      </w:del>
      <w:r w:rsidR="00B052DB">
        <w:rPr>
          <w:lang w:val="en-US"/>
        </w:rPr>
        <w:t>Fitness SCS</w:t>
      </w:r>
      <w:del w:id="966" w:author="Catarina Brancoi" w:date="2022-07-25T17:31:00Z">
        <w:r w:rsidR="00B052DB" w:rsidDel="00BD7366">
          <w:rPr>
            <w:lang w:val="en-US"/>
          </w:rPr>
          <w:delText xml:space="preserve"> model is used</w:delText>
        </w:r>
      </w:del>
      <w:r w:rsidR="00B052DB">
        <w:rPr>
          <w:lang w:val="en-US"/>
        </w:rPr>
        <w:t xml:space="preserve">. However, after </w:t>
      </w:r>
      <w:ins w:id="967" w:author="Catarina Brancoi" w:date="2022-07-25T17:31:00Z">
        <w:r w:rsidR="00BD7366">
          <w:rPr>
            <w:lang w:val="en-US"/>
          </w:rPr>
          <w:t xml:space="preserve">the </w:t>
        </w:r>
      </w:ins>
      <w:r w:rsidR="00B052DB">
        <w:rPr>
          <w:lang w:val="en-US"/>
        </w:rPr>
        <w:t>last simulation</w:t>
      </w:r>
      <w:del w:id="968" w:author="Catarina Brancoi" w:date="2022-07-25T17:31:00Z">
        <w:r w:rsidR="00B052DB" w:rsidDel="00BD7366">
          <w:rPr>
            <w:lang w:val="en-US"/>
          </w:rPr>
          <w:delText>s</w:delText>
        </w:r>
      </w:del>
      <w:r w:rsidR="00B052DB">
        <w:rPr>
          <w:lang w:val="en-US"/>
        </w:rPr>
        <w:t xml:space="preserve"> </w:t>
      </w:r>
      <w:del w:id="969" w:author="Catarina Brancoi" w:date="2022-07-25T17:31:00Z">
        <w:r w:rsidR="00B052DB" w:rsidDel="00BD7366">
          <w:rPr>
            <w:lang w:val="en-US"/>
          </w:rPr>
          <w:delText xml:space="preserve">was </w:delText>
        </w:r>
      </w:del>
      <w:ins w:id="970" w:author="Catarina Brancoi" w:date="2022-07-25T17:31:00Z">
        <w:r w:rsidR="00BD7366">
          <w:rPr>
            <w:lang w:val="en-US"/>
          </w:rPr>
          <w:t xml:space="preserve">is </w:t>
        </w:r>
      </w:ins>
      <w:r w:rsidR="00B052DB">
        <w:rPr>
          <w:lang w:val="en-US"/>
        </w:rPr>
        <w:t>finished</w:t>
      </w:r>
      <w:ins w:id="971" w:author="Catarina Brancoi" w:date="2022-07-25T17:31:00Z">
        <w:r w:rsidR="00BD7366">
          <w:rPr>
            <w:lang w:val="en-US"/>
          </w:rPr>
          <w:t>,</w:t>
        </w:r>
      </w:ins>
      <w:r w:rsidR="00B052DB">
        <w:rPr>
          <w:lang w:val="en-US"/>
        </w:rPr>
        <w:t xml:space="preserve"> </w:t>
      </w:r>
      <w:r w:rsidR="00B052DB" w:rsidRPr="00B052DB">
        <w:rPr>
          <w:i/>
          <w:iCs/>
          <w:lang w:val="en-US"/>
        </w:rPr>
        <w:t>ProtModel</w:t>
      </w:r>
      <w:r w:rsidR="00B052DB">
        <w:rPr>
          <w:lang w:val="en-US"/>
        </w:rPr>
        <w:t xml:space="preserve"> will check if some of them failed and </w:t>
      </w:r>
      <w:ins w:id="972" w:author="Catarina Brancoi" w:date="2022-07-25T17:31:00Z">
        <w:r w:rsidR="00BD7366">
          <w:rPr>
            <w:lang w:val="en-US"/>
          </w:rPr>
          <w:t xml:space="preserve">will automatically </w:t>
        </w:r>
      </w:ins>
      <w:commentRangeStart w:id="973"/>
      <w:r w:rsidR="00B052DB">
        <w:rPr>
          <w:lang w:val="en-US"/>
        </w:rPr>
        <w:t>rerun</w:t>
      </w:r>
      <w:commentRangeEnd w:id="973"/>
      <w:r w:rsidR="00BD7366">
        <w:rPr>
          <w:rStyle w:val="CommentReference"/>
        </w:rPr>
        <w:commentReference w:id="973"/>
      </w:r>
      <w:r w:rsidR="00B052DB">
        <w:rPr>
          <w:lang w:val="en-US"/>
        </w:rPr>
        <w:t xml:space="preserve"> each failed simulation.</w:t>
      </w:r>
    </w:p>
    <w:p w14:paraId="4AF9333C" w14:textId="552F71AB" w:rsidR="00B052DB" w:rsidRDefault="00B052DB" w:rsidP="00B052DB">
      <w:pPr>
        <w:rPr>
          <w:lang w:val="en-US"/>
        </w:rPr>
      </w:pPr>
    </w:p>
    <w:p w14:paraId="2B2A40E3" w14:textId="43D1B7E7" w:rsidR="00347A3F" w:rsidDel="00AC25E5" w:rsidRDefault="00F45936" w:rsidP="00B052DB">
      <w:pPr>
        <w:rPr>
          <w:del w:id="974" w:author="Catarina Brancoi" w:date="2022-07-25T17:34:00Z"/>
          <w:lang w:val="en-US"/>
        </w:rPr>
      </w:pPr>
      <w:r>
        <w:rPr>
          <w:lang w:val="en-US"/>
        </w:rPr>
        <w:t>During the ABC procedure</w:t>
      </w:r>
      <w:r w:rsidR="00B052DB">
        <w:rPr>
          <w:lang w:val="en-US"/>
        </w:rPr>
        <w:t xml:space="preserve"> the estimation </w:t>
      </w:r>
      <w:r w:rsidR="00347A3F">
        <w:rPr>
          <w:lang w:val="en-US"/>
        </w:rPr>
        <w:t xml:space="preserve">may fail due to an incorrect value of the </w:t>
      </w:r>
      <w:del w:id="975" w:author="Catarina Brancoi" w:date="2022-07-25T17:33:00Z">
        <w:r w:rsidR="00347A3F" w:rsidDel="00BD7366">
          <w:rPr>
            <w:lang w:val="en-US"/>
          </w:rPr>
          <w:delText xml:space="preserve">ABC </w:delText>
        </w:r>
      </w:del>
      <w:r w:rsidR="00347A3F">
        <w:rPr>
          <w:lang w:val="en-US"/>
        </w:rPr>
        <w:t xml:space="preserve">tolerance or iterations or </w:t>
      </w:r>
      <w:commentRangeStart w:id="976"/>
      <w:r w:rsidR="00347A3F">
        <w:rPr>
          <w:lang w:val="en-US"/>
        </w:rPr>
        <w:t xml:space="preserve">when </w:t>
      </w:r>
      <w:r w:rsidRPr="00BD7366">
        <w:rPr>
          <w:i/>
          <w:iCs/>
          <w:lang w:val="en-US"/>
          <w:rPrChange w:id="977" w:author="Catarina Brancoi" w:date="2022-07-25T17:32:00Z">
            <w:rPr>
              <w:lang w:val="en-US"/>
            </w:rPr>
          </w:rPrChange>
        </w:rPr>
        <w:t>mnlogistic</w:t>
      </w:r>
      <w:r>
        <w:rPr>
          <w:lang w:val="en-US"/>
        </w:rPr>
        <w:t xml:space="preserve"> or </w:t>
      </w:r>
      <w:r w:rsidRPr="00BD7366">
        <w:rPr>
          <w:i/>
          <w:iCs/>
          <w:lang w:val="en-US"/>
          <w:rPrChange w:id="978" w:author="Catarina Brancoi" w:date="2022-07-25T17:32:00Z">
            <w:rPr>
              <w:lang w:val="en-US"/>
            </w:rPr>
          </w:rPrChange>
        </w:rPr>
        <w:t>neuralnet</w:t>
      </w:r>
      <w:r>
        <w:rPr>
          <w:lang w:val="en-US"/>
        </w:rPr>
        <w:t xml:space="preserve"> </w:t>
      </w:r>
      <w:commentRangeEnd w:id="976"/>
      <w:r w:rsidR="00BD7366">
        <w:rPr>
          <w:rStyle w:val="CommentReference"/>
        </w:rPr>
        <w:commentReference w:id="976"/>
      </w:r>
      <w:r>
        <w:rPr>
          <w:lang w:val="en-US"/>
        </w:rPr>
        <w:t xml:space="preserve">methods </w:t>
      </w:r>
      <w:r w:rsidR="00347A3F">
        <w:rPr>
          <w:lang w:val="en-US"/>
        </w:rPr>
        <w:t>are selected</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ins w:id="979" w:author="Catarina Brancoi" w:date="2022-07-25T17:34:00Z">
        <w:r w:rsidR="00AC25E5">
          <w:rPr>
            <w:lang w:val="en-US"/>
          </w:rPr>
          <w:t xml:space="preserve"> </w:t>
        </w:r>
      </w:ins>
    </w:p>
    <w:p w14:paraId="3A9D9F4C" w14:textId="77777777" w:rsidR="00347A3F" w:rsidRPr="006E4121" w:rsidDel="00AC25E5" w:rsidRDefault="00347A3F" w:rsidP="00B052DB">
      <w:pPr>
        <w:rPr>
          <w:del w:id="980" w:author="Catarina Brancoi" w:date="2022-07-25T17:34:00Z"/>
          <w:lang w:val="en-US"/>
        </w:rPr>
      </w:pPr>
    </w:p>
    <w:p w14:paraId="3C89D67F" w14:textId="0F6BC80F" w:rsidR="00B052DB" w:rsidRDefault="00B052DB" w:rsidP="00B052DB">
      <w:pPr>
        <w:rPr>
          <w:lang w:val="en-US"/>
        </w:rPr>
      </w:pPr>
      <w:r>
        <w:rPr>
          <w:lang w:val="en-US"/>
        </w:rPr>
        <w:t>In this situation</w:t>
      </w:r>
      <w:ins w:id="981" w:author="Catarina Brancoi" w:date="2022-07-25T17:35:00Z">
        <w:r w:rsidR="00AC25E5">
          <w:rPr>
            <w:lang w:val="en-US"/>
          </w:rPr>
          <w:t>,</w:t>
        </w:r>
      </w:ins>
      <w:r>
        <w:rPr>
          <w:lang w:val="en-US"/>
        </w:rPr>
        <w:t xml:space="preserve"> </w:t>
      </w:r>
      <w:del w:id="982" w:author="Catarina Brancoi" w:date="2022-07-25T17:35:00Z">
        <w:r w:rsidDel="00AC25E5">
          <w:rPr>
            <w:lang w:val="en-US"/>
          </w:rPr>
          <w:delText xml:space="preserve">this </w:delText>
        </w:r>
      </w:del>
      <w:r w:rsidR="00267596">
        <w:rPr>
          <w:lang w:val="en-US"/>
        </w:rPr>
        <w:t xml:space="preserve">the ABC estimation </w:t>
      </w:r>
      <w:r>
        <w:rPr>
          <w:lang w:val="en-US"/>
        </w:rPr>
        <w:t xml:space="preserve">can be executed again (section </w:t>
      </w:r>
      <w:r w:rsidR="00267596">
        <w:rPr>
          <w:lang w:val="en-US"/>
        </w:rPr>
        <w:t>5</w:t>
      </w:r>
      <w:r>
        <w:rPr>
          <w:lang w:val="en-US"/>
        </w:rPr>
        <w:t>.</w:t>
      </w:r>
      <w:r w:rsidR="00267596">
        <w:rPr>
          <w:lang w:val="en-US"/>
        </w:rPr>
        <w:t>4</w:t>
      </w:r>
      <w:r>
        <w:rPr>
          <w:lang w:val="en-US"/>
        </w:rPr>
        <w:t>) varying the ABC tolerance</w:t>
      </w:r>
      <w:r w:rsidR="00267596">
        <w:rPr>
          <w:lang w:val="en-US"/>
        </w:rPr>
        <w:t>, iterations or method in the “</w:t>
      </w:r>
      <w:r w:rsidR="00267596">
        <w:rPr>
          <w:i/>
          <w:iCs/>
          <w:lang w:val="en-US"/>
        </w:rPr>
        <w:t>.r</w:t>
      </w:r>
      <w:r w:rsidR="00267596">
        <w:rPr>
          <w:lang w:val="en-US"/>
        </w:rPr>
        <w:t>” file</w:t>
      </w:r>
      <w:r>
        <w:rPr>
          <w:lang w:val="en-US"/>
        </w:rPr>
        <w:t xml:space="preserve">. </w:t>
      </w:r>
      <w:r w:rsidR="00267596">
        <w:rPr>
          <w:lang w:val="en-US"/>
        </w:rPr>
        <w:t>Concerning the ABC method, t</w:t>
      </w:r>
      <w:r>
        <w:rPr>
          <w:lang w:val="en-US"/>
        </w:rPr>
        <w:t>he rejection approach can be more robust (i</w:t>
      </w:r>
      <w:ins w:id="983" w:author="Catarina Brancoi" w:date="2022-07-25T17:35:00Z">
        <w:r w:rsidR="00AC25E5">
          <w:rPr>
            <w:lang w:val="en-US"/>
          </w:rPr>
          <w:t>t rarely fails</w:t>
        </w:r>
      </w:ins>
      <w:del w:id="984" w:author="Catarina Brancoi" w:date="2022-07-25T17:35:00Z">
        <w:r w:rsidDel="00AC25E5">
          <w:rPr>
            <w:lang w:val="en-US"/>
          </w:rPr>
          <w:delText>n terms of being able to work</w:delText>
        </w:r>
      </w:del>
      <w:r>
        <w:rPr>
          <w:lang w:val="en-US"/>
        </w:rPr>
        <w:t xml:space="preserve">) than the </w:t>
      </w:r>
      <w:r w:rsidR="00F45936">
        <w:rPr>
          <w:lang w:val="en-US"/>
        </w:rPr>
        <w:t>others</w:t>
      </w:r>
      <w:r>
        <w:rPr>
          <w:lang w:val="en-US"/>
        </w:rPr>
        <w:t xml:space="preserve"> to analyze real data</w:t>
      </w:r>
      <w:r w:rsidR="00F45936">
        <w:rPr>
          <w:lang w:val="en-US"/>
        </w:rPr>
        <w:t xml:space="preserve">. </w:t>
      </w:r>
      <w:r>
        <w:rPr>
          <w:lang w:val="en-US"/>
        </w:rPr>
        <w:t xml:space="preserve">In addition to varying </w:t>
      </w:r>
      <w:del w:id="985" w:author="Catarina Brancoi" w:date="2022-07-25T17:35:00Z">
        <w:r w:rsidR="00267596" w:rsidDel="00AC25E5">
          <w:rPr>
            <w:lang w:val="en-US"/>
          </w:rPr>
          <w:delText xml:space="preserve">this </w:delText>
        </w:r>
      </w:del>
      <w:ins w:id="986" w:author="Catarina Brancoi" w:date="2022-07-25T17:35:00Z">
        <w:r w:rsidR="00AC25E5">
          <w:rPr>
            <w:lang w:val="en-US"/>
          </w:rPr>
          <w:t xml:space="preserve">these </w:t>
        </w:r>
      </w:ins>
      <w:r w:rsidR="00267596">
        <w:rPr>
          <w:lang w:val="en-US"/>
        </w:rPr>
        <w:t>values</w:t>
      </w:r>
      <w:r>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Pr>
          <w:lang w:val="en-US"/>
        </w:rPr>
        <w:t xml:space="preserve"> with the new number of </w:t>
      </w:r>
      <w:commentRangeStart w:id="987"/>
      <w:r>
        <w:rPr>
          <w:lang w:val="en-US"/>
        </w:rPr>
        <w:t>simulations</w:t>
      </w:r>
      <w:commentRangeEnd w:id="987"/>
      <w:r w:rsidR="00AC25E5">
        <w:rPr>
          <w:rStyle w:val="CommentReference"/>
        </w:rPr>
        <w:commentReference w:id="987"/>
      </w:r>
      <w:r>
        <w:rPr>
          <w:lang w:val="en-US"/>
        </w:rPr>
        <w:t>.</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r>
        <w:fldChar w:fldCharType="begin"/>
      </w:r>
      <w:r w:rsidRPr="00F2449B">
        <w:rPr>
          <w:lang w:val="en-US"/>
          <w:rPrChange w:id="988" w:author="Catarina Brancoi" w:date="2022-07-19T13:40:00Z">
            <w:rPr/>
          </w:rPrChange>
        </w:rPr>
        <w:instrText xml:space="preserve"> HYPERLINK "mailto:ferreirogarciadavid@gmail.com" </w:instrText>
      </w:r>
      <w:r>
        <w:fldChar w:fldCharType="separate"/>
      </w:r>
      <w:r w:rsidR="00DE647E" w:rsidRPr="000E29C6">
        <w:rPr>
          <w:rStyle w:val="Hyperlink"/>
          <w:lang w:val="en-US"/>
        </w:rPr>
        <w:t>ferreirogarciadavid@gmail.com</w:t>
      </w:r>
      <w:r>
        <w:rPr>
          <w:rStyle w:val="Hyperlink"/>
          <w:lang w:val="en-US"/>
        </w:rPr>
        <w:fldChar w:fldCharType="end"/>
      </w:r>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Heading1"/>
        <w:numPr>
          <w:ilvl w:val="0"/>
          <w:numId w:val="8"/>
        </w:numPr>
        <w:rPr>
          <w:lang w:val="en-GB"/>
        </w:rPr>
      </w:pPr>
      <w:bookmarkStart w:id="989" w:name="_Toc105763163"/>
      <w:r>
        <w:rPr>
          <w:lang w:val="en-GB"/>
        </w:rPr>
        <w:t>Models and Methods</w:t>
      </w:r>
      <w:bookmarkEnd w:id="989"/>
    </w:p>
    <w:p w14:paraId="6CC34DD4" w14:textId="747C024E"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 xml:space="preserve">the </w:t>
      </w:r>
      <w:ins w:id="990" w:author="Catarina Brancoi" w:date="2022-07-25T17:37:00Z">
        <w:r w:rsidR="00AC25E5">
          <w:rPr>
            <w:lang w:val="en-US"/>
          </w:rPr>
          <w:t xml:space="preserve">estimate the </w:t>
        </w:r>
      </w:ins>
      <w:r>
        <w:rPr>
          <w:lang w:val="en-US"/>
        </w:rPr>
        <w:t>best-fitting substitution model of</w:t>
      </w:r>
      <w:r w:rsidRPr="00431FDE">
        <w:rPr>
          <w:lang w:val="en-GB"/>
        </w:rPr>
        <w:t xml:space="preserve"> </w:t>
      </w:r>
      <w:ins w:id="991" w:author="Catarina Brancoi" w:date="2022-07-25T17:38:00Z">
        <w:r w:rsidR="00AC25E5">
          <w:rPr>
            <w:lang w:val="en-GB"/>
          </w:rPr>
          <w:t xml:space="preserve">multiple </w:t>
        </w:r>
      </w:ins>
      <w:r w:rsidRPr="00431FDE">
        <w:rPr>
          <w:lang w:val="en-GB"/>
        </w:rPr>
        <w:t>protein sequence alignments using an ABC procedure. The simulator includes a variety of evolutionary models that may help to better mimic real scenarios.</w:t>
      </w:r>
      <w:del w:id="992" w:author="Catarina Brancoi" w:date="2022-07-25T17:37:00Z">
        <w:r w:rsidRPr="00431FDE" w:rsidDel="00AC25E5">
          <w:rPr>
            <w:lang w:val="en-GB"/>
          </w:rPr>
          <w:delText xml:space="preserve"> Then</w:delText>
        </w:r>
      </w:del>
      <w:ins w:id="993" w:author="Catarina Brancoi" w:date="2022-07-25T17:37:00Z">
        <w:r w:rsidR="00AC25E5">
          <w:rPr>
            <w:lang w:val="en-GB"/>
          </w:rPr>
          <w:t xml:space="preserve"> I</w:t>
        </w:r>
      </w:ins>
      <w:del w:id="994" w:author="Catarina Brancoi" w:date="2022-07-25T17:37:00Z">
        <w:r w:rsidRPr="00431FDE" w:rsidDel="00AC25E5">
          <w:rPr>
            <w:lang w:val="en-GB"/>
          </w:rPr>
          <w:delText>, i</w:delText>
        </w:r>
      </w:del>
      <w:r w:rsidRPr="00431FDE">
        <w:rPr>
          <w:lang w:val="en-GB"/>
        </w:rPr>
        <w:t xml:space="preserve">nformative </w:t>
      </w:r>
      <w:del w:id="995" w:author="Catarina Brancoi" w:date="2022-07-25T17:37:00Z">
        <w:r w:rsidRPr="00431FDE" w:rsidDel="00AC25E5">
          <w:rPr>
            <w:lang w:val="en-GB"/>
          </w:rPr>
          <w:delText>summary statistics</w:delText>
        </w:r>
      </w:del>
      <w:ins w:id="996" w:author="Catarina Brancoi" w:date="2022-07-25T17:37:00Z">
        <w:r w:rsidR="00AC25E5">
          <w:rPr>
            <w:lang w:val="en-GB"/>
          </w:rPr>
          <w:t>SS</w:t>
        </w:r>
      </w:ins>
      <w:r w:rsidRPr="00431FDE">
        <w:rPr>
          <w:lang w:val="en-GB"/>
        </w:rPr>
        <w:t xml:space="preserve"> are calculated from the simulated data</w:t>
      </w:r>
      <w:ins w:id="997" w:author="Catarina Brancoi" w:date="2022-07-25T17:37:00Z">
        <w:r w:rsidR="00AC25E5">
          <w:rPr>
            <w:lang w:val="en-GB"/>
          </w:rPr>
          <w:t xml:space="preserve"> and compared with the same SS calculated from the real </w:t>
        </w:r>
      </w:ins>
      <w:ins w:id="998" w:author="Catarina Brancoi" w:date="2022-07-25T17:38:00Z">
        <w:r w:rsidR="00AC25E5">
          <w:rPr>
            <w:lang w:val="en-GB"/>
          </w:rPr>
          <w:t>protein sequence alignment</w:t>
        </w:r>
      </w:ins>
      <w:r w:rsidRPr="00431FDE">
        <w:rPr>
          <w:lang w:val="en-GB"/>
        </w:rPr>
        <w:t xml:space="preserve">.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72F9420A" w14:textId="4AAD38E2" w:rsidR="00A25BC9" w:rsidRPr="00792EF3" w:rsidRDefault="00E87FBB" w:rsidP="00792EF3">
      <w:pPr>
        <w:pStyle w:val="Heading2"/>
        <w:numPr>
          <w:ilvl w:val="1"/>
          <w:numId w:val="8"/>
        </w:numPr>
        <w:rPr>
          <w:lang w:val="en-US"/>
        </w:rPr>
      </w:pPr>
      <w:bookmarkStart w:id="999" w:name="_Toc105763164"/>
      <w:r w:rsidRPr="005F69EC">
        <w:rPr>
          <w:lang w:val="en-GB"/>
        </w:rPr>
        <w:t>Evolutionary Models and Computer Simulations</w:t>
      </w:r>
      <w:bookmarkEnd w:id="999"/>
    </w:p>
    <w:p w14:paraId="32CFA37E" w14:textId="7FE73723" w:rsidR="00506C45" w:rsidRPr="00A25BC9" w:rsidRDefault="00882DF4">
      <w:pPr>
        <w:autoSpaceDE w:val="0"/>
        <w:autoSpaceDN w:val="0"/>
        <w:adjustRightInd w:val="0"/>
        <w:rPr>
          <w:noProof/>
          <w:lang w:val="en-GB"/>
        </w:rPr>
        <w:pPrChange w:id="1000" w:author="Catarina Brancoi" w:date="2022-07-25T17:38:00Z">
          <w:pPr>
            <w:autoSpaceDE w:val="0"/>
            <w:autoSpaceDN w:val="0"/>
            <w:adjustRightInd w:val="0"/>
            <w:jc w:val="left"/>
          </w:pPr>
        </w:pPrChange>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r w:rsidRPr="00882DF4">
        <w:rPr>
          <w:i/>
          <w:lang w:val="en-GB"/>
        </w:rPr>
        <w:t>ProteinEvolverProtABC</w:t>
      </w:r>
      <w:r w:rsidRPr="00882DF4">
        <w:rPr>
          <w:lang w:val="en-US"/>
        </w:rPr>
        <w:t xml:space="preserve">, which is an adapted version of the program </w:t>
      </w:r>
      <w:r w:rsidRPr="00882DF4">
        <w:rPr>
          <w:i/>
          <w:lang w:val="en-GB"/>
        </w:rPr>
        <w:t>ProteinEvolver</w:t>
      </w:r>
      <w:r w:rsidRPr="00882DF4">
        <w:rPr>
          <w:lang w:val="en-GB"/>
        </w:rPr>
        <w:t xml:space="preserve"> (</w:t>
      </w:r>
      <w:r>
        <w:fldChar w:fldCharType="begin"/>
      </w:r>
      <w:r w:rsidRPr="00F2449B">
        <w:rPr>
          <w:lang w:val="en-US"/>
          <w:rPrChange w:id="1001" w:author="Catarina Brancoi" w:date="2022-07-19T13:40:00Z">
            <w:rPr/>
          </w:rPrChange>
        </w:rPr>
        <w:instrText xml:space="preserve"> HYPERLINK "https://github.com/MiguelArenas/proteinevolver" </w:instrText>
      </w:r>
      <w:r>
        <w:fldChar w:fldCharType="separate"/>
      </w:r>
      <w:r w:rsidRPr="00882DF4">
        <w:rPr>
          <w:rStyle w:val="Hyperlink"/>
          <w:lang w:val="en-GB"/>
        </w:rPr>
        <w:t>https://github.com/MiguelArenas/proteinevolver</w:t>
      </w:r>
      <w:r>
        <w:rPr>
          <w:rStyle w:val="Hyperlink"/>
          <w:lang w:val="en-GB"/>
        </w:rPr>
        <w:fldChar w:fldCharType="end"/>
      </w:r>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r w:rsidRPr="00882DF4">
        <w:rPr>
          <w:i/>
          <w:lang w:val="en-GB"/>
        </w:rPr>
        <w:t>ProteinEvolverProtABC</w:t>
      </w:r>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F80B49">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w:t>
      </w:r>
      <w:del w:id="1002" w:author="Catarina Brancoi" w:date="2022-07-25T17:39:00Z">
        <w:r w:rsidRPr="00882DF4" w:rsidDel="00AC25E5">
          <w:rPr>
            <w:lang w:val="en-GB"/>
          </w:rPr>
          <w:delText xml:space="preserve">are </w:delText>
        </w:r>
      </w:del>
      <w:r w:rsidRPr="00882DF4">
        <w:rPr>
          <w:lang w:val="en-GB"/>
        </w:rPr>
        <w:t xml:space="preserve">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Dayhoff</w:t>
      </w:r>
      <w:r w:rsidR="00A25BC9">
        <w:rPr>
          <w:lang w:val="en-GB"/>
        </w:rPr>
        <w:t xml:space="preserve"> </w:t>
      </w:r>
      <w:r w:rsidR="00D152C9">
        <w:rPr>
          <w:lang w:val="en-GB"/>
        </w:rPr>
        <w:fldChar w:fldCharType="begin"/>
      </w:r>
      <w:r w:rsidR="00D152C9">
        <w:rPr>
          <w:lang w:val="en-GB"/>
        </w:rPr>
        <w:instrText xml:space="preserve"> ADDIN ZOTERO_ITEM CSL_CITATION {"citationID":"Y9KUsDxv","properties":{"formattedCitation":"(Dayhoff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sidR="00A25BC9"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F2449B">
        <w:rPr>
          <w:lang w:val="en-US"/>
          <w:rPrChange w:id="1003" w:author="Catarina Brancoi" w:date="2022-07-19T13:40:00Z">
            <w:rPr>
              <w:lang w:val="es-ES"/>
            </w:rPr>
          </w:rPrChange>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2449B">
        <w:rPr>
          <w:lang w:val="en-US"/>
          <w:rPrChange w:id="1004" w:author="Catarina Brancoi" w:date="2022-07-19T13:40:00Z">
            <w:rPr>
              <w:lang w:val="es-ES"/>
            </w:rPr>
          </w:rPrChange>
        </w:rPr>
        <w:t>(Nickle et al., 2007)</w:t>
      </w:r>
      <w:r w:rsidR="00A25BC9">
        <w:rPr>
          <w:lang w:val="en-GB"/>
        </w:rPr>
        <w:fldChar w:fldCharType="end"/>
      </w:r>
      <w:r w:rsidR="00A25BC9" w:rsidRPr="00F2449B">
        <w:rPr>
          <w:lang w:val="en-US"/>
          <w:rPrChange w:id="1005" w:author="Catarina Brancoi" w:date="2022-07-19T13:40:00Z">
            <w:rPr>
              <w:lang w:val="es-ES"/>
            </w:rPr>
          </w:rPrChange>
        </w:rPr>
        <w:t xml:space="preserve">, HIVw </w:t>
      </w:r>
      <w:r w:rsidR="00A25BC9">
        <w:rPr>
          <w:lang w:val="en-GB"/>
        </w:rPr>
        <w:fldChar w:fldCharType="begin"/>
      </w:r>
      <w:r w:rsidR="00A25BC9" w:rsidRPr="00F2449B">
        <w:rPr>
          <w:lang w:val="en-US"/>
          <w:rPrChange w:id="1006" w:author="Catarina Brancoi" w:date="2022-07-19T13:40:00Z">
            <w:rPr>
              <w:lang w:val="es-ES"/>
            </w:rPr>
          </w:rPrChange>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F2449B">
        <w:rPr>
          <w:lang w:val="en-GB"/>
          <w:rPrChange w:id="1007" w:author="Catarina Brancoi" w:date="2022-07-19T13:40:00Z">
            <w:rPr>
              <w:lang w:val="es-ES"/>
            </w:rPr>
          </w:rPrChange>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2449B">
        <w:rPr>
          <w:lang w:val="en-GB"/>
          <w:rPrChange w:id="1008" w:author="Catarina Brancoi" w:date="2022-07-19T13:40:00Z">
            <w:rPr>
              <w:lang w:val="es-ES"/>
            </w:rPr>
          </w:rPrChange>
        </w:rPr>
        <w:t>(Nickle et al., 2007)</w:t>
      </w:r>
      <w:r w:rsidR="00A25BC9">
        <w:rPr>
          <w:lang w:val="en-GB"/>
        </w:rPr>
        <w:fldChar w:fldCharType="end"/>
      </w:r>
      <w:r w:rsidR="00A25BC9" w:rsidRPr="00F2449B">
        <w:rPr>
          <w:lang w:val="en-GB"/>
          <w:rPrChange w:id="1009" w:author="Catarina Brancoi" w:date="2022-07-19T13:40:00Z">
            <w:rPr>
              <w:lang w:val="es-ES"/>
            </w:rPr>
          </w:rPrChange>
        </w:rPr>
        <w:t xml:space="preserve">, JTT </w:t>
      </w:r>
      <w:r w:rsidR="00A25BC9">
        <w:rPr>
          <w:lang w:val="en-GB"/>
        </w:rPr>
        <w:fldChar w:fldCharType="begin"/>
      </w:r>
      <w:r w:rsidR="00A25BC9" w:rsidRPr="00F2449B">
        <w:rPr>
          <w:lang w:val="en-GB"/>
          <w:rPrChange w:id="1010" w:author="Catarina Brancoi" w:date="2022-07-19T13:40:00Z">
            <w:rPr>
              <w:lang w:val="es-ES"/>
            </w:rPr>
          </w:rPrChange>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F2449B">
        <w:rPr>
          <w:lang w:val="en-GB"/>
          <w:rPrChange w:id="1011" w:author="Catarina Brancoi" w:date="2022-07-19T13:40:00Z">
            <w:rPr>
              <w:lang w:val="es-ES"/>
            </w:rPr>
          </w:rPrChange>
        </w:rPr>
        <w:t>(Jones et al., 1992)</w:t>
      </w:r>
      <w:r w:rsidR="00A25BC9">
        <w:rPr>
          <w:lang w:val="en-GB"/>
        </w:rPr>
        <w:fldChar w:fldCharType="end"/>
      </w:r>
      <w:r w:rsidR="00A25BC9" w:rsidRPr="00F2449B">
        <w:rPr>
          <w:lang w:val="en-GB"/>
          <w:rPrChange w:id="1012" w:author="Catarina Brancoi" w:date="2022-07-19T13:40:00Z">
            <w:rPr>
              <w:lang w:val="es-ES"/>
            </w:rPr>
          </w:rPrChange>
        </w:rPr>
        <w:t>, JonesDCMUT (</w:t>
      </w:r>
      <w:r w:rsidR="00A25BC9" w:rsidRPr="00F2449B">
        <w:rPr>
          <w:noProof/>
          <w:lang w:val="en-GB"/>
          <w:rPrChange w:id="1013" w:author="Catarina Brancoi" w:date="2022-07-19T13:40:00Z">
            <w:rPr>
              <w:noProof/>
              <w:lang w:val="es-ES"/>
            </w:rPr>
          </w:rPrChange>
        </w:rPr>
        <w:t>Kosiol &amp; Goldman, 2005)</w:t>
      </w:r>
      <w:r w:rsidR="00A25BC9" w:rsidRPr="00F2449B">
        <w:rPr>
          <w:lang w:val="en-GB"/>
          <w:rPrChange w:id="1014" w:author="Catarina Brancoi" w:date="2022-07-19T13:40:00Z">
            <w:rPr>
              <w:lang w:val="es-ES"/>
            </w:rPr>
          </w:rPrChange>
        </w:rPr>
        <w:t xml:space="preserve">, LG </w:t>
      </w:r>
      <w:r w:rsidR="00A25BC9">
        <w:rPr>
          <w:lang w:val="en-GB"/>
        </w:rPr>
        <w:fldChar w:fldCharType="begin"/>
      </w:r>
      <w:r w:rsidR="00A25BC9" w:rsidRPr="00F2449B">
        <w:rPr>
          <w:lang w:val="en-GB"/>
          <w:rPrChange w:id="1015" w:author="Catarina Brancoi" w:date="2022-07-19T13:40:00Z">
            <w:rPr>
              <w:lang w:val="es-ES"/>
            </w:rPr>
          </w:rPrChange>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F2449B">
        <w:rPr>
          <w:noProof/>
          <w:lang w:val="en-GB"/>
          <w:rPrChange w:id="1016" w:author="Catarina Brancoi" w:date="2022-07-19T13:40:00Z">
            <w:rPr>
              <w:noProof/>
              <w:lang w:val="es-ES"/>
            </w:rPr>
          </w:rPrChange>
        </w:rPr>
        <w:t>(Le &amp; Gascuel, 2008)</w:t>
      </w:r>
      <w:r w:rsidR="00A25BC9">
        <w:rPr>
          <w:lang w:val="en-GB"/>
        </w:rPr>
        <w:fldChar w:fldCharType="end"/>
      </w:r>
      <w:r w:rsidR="00A25BC9" w:rsidRPr="00F2449B">
        <w:rPr>
          <w:lang w:val="en-GB"/>
          <w:rPrChange w:id="1017" w:author="Catarina Brancoi" w:date="2022-07-19T13:40:00Z">
            <w:rPr>
              <w:lang w:val="es-ES"/>
            </w:rPr>
          </w:rPrChange>
        </w:rPr>
        <w:t xml:space="preserve">, Mtart </w:t>
      </w:r>
      <w:r w:rsidR="00A25BC9">
        <w:rPr>
          <w:lang w:val="en-GB"/>
        </w:rPr>
        <w:fldChar w:fldCharType="begin"/>
      </w:r>
      <w:r w:rsidR="00A25BC9" w:rsidRPr="00F2449B">
        <w:rPr>
          <w:lang w:val="en-GB"/>
          <w:rPrChange w:id="1018" w:author="Catarina Brancoi" w:date="2022-07-19T13:40:00Z">
            <w:rPr>
              <w:lang w:val="es-ES"/>
            </w:rPr>
          </w:rPrChange>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F2449B">
        <w:rPr>
          <w:lang w:val="en-GB"/>
          <w:rPrChange w:id="1019" w:author="Catarina Brancoi" w:date="2022-07-19T13:40:00Z">
            <w:rPr>
              <w:lang w:val="es-ES"/>
            </w:rPr>
          </w:rPrChange>
        </w:rPr>
        <w:t>(Abascal et al., 2006)</w:t>
      </w:r>
      <w:r w:rsidR="00A25BC9">
        <w:rPr>
          <w:lang w:val="en-GB"/>
        </w:rPr>
        <w:fldChar w:fldCharType="end"/>
      </w:r>
      <w:r w:rsidR="00A25BC9" w:rsidRPr="00F2449B">
        <w:rPr>
          <w:lang w:val="en-GB"/>
          <w:rPrChange w:id="1020" w:author="Catarina Brancoi" w:date="2022-07-19T13:40:00Z">
            <w:rPr>
              <w:lang w:val="es-ES"/>
            </w:rPr>
          </w:rPrChange>
        </w:rPr>
        <w:t xml:space="preserve">, Mtmam </w:t>
      </w:r>
      <w:r w:rsidR="00A25BC9">
        <w:rPr>
          <w:lang w:val="en-GB"/>
        </w:rPr>
        <w:fldChar w:fldCharType="begin"/>
      </w:r>
      <w:r w:rsidR="00A25BC9" w:rsidRPr="00F2449B">
        <w:rPr>
          <w:lang w:val="en-GB"/>
          <w:rPrChange w:id="1021" w:author="Catarina Brancoi" w:date="2022-07-19T13:40:00Z">
            <w:rPr>
              <w:lang w:val="es-ES"/>
            </w:rPr>
          </w:rPrChange>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F2449B">
        <w:rPr>
          <w:lang w:val="en-GB"/>
          <w:rPrChange w:id="1022" w:author="Catarina Brancoi" w:date="2022-07-19T13:40:00Z">
            <w:rPr>
              <w:lang w:val="es-ES"/>
            </w:rPr>
          </w:rPrChange>
        </w:rPr>
        <w:t>(Yang et al., 1998)</w:t>
      </w:r>
      <w:r w:rsidR="00A25BC9">
        <w:rPr>
          <w:lang w:val="en-GB"/>
        </w:rPr>
        <w:fldChar w:fldCharType="end"/>
      </w:r>
      <w:r w:rsidR="00A25BC9" w:rsidRPr="00F2449B">
        <w:rPr>
          <w:lang w:val="en-GB"/>
          <w:rPrChange w:id="1023" w:author="Catarina Brancoi" w:date="2022-07-19T13:40:00Z">
            <w:rPr>
              <w:lang w:val="es-ES"/>
            </w:rPr>
          </w:rPrChange>
        </w:rPr>
        <w:t xml:space="preserve">, Mtrev24 </w:t>
      </w:r>
      <w:r w:rsidR="00A25BC9">
        <w:rPr>
          <w:lang w:val="en-GB"/>
        </w:rPr>
        <w:fldChar w:fldCharType="begin"/>
      </w:r>
      <w:r w:rsidR="00A25BC9" w:rsidRPr="00F2449B">
        <w:rPr>
          <w:lang w:val="en-GB"/>
          <w:rPrChange w:id="1024" w:author="Catarina Brancoi" w:date="2022-07-19T13:40:00Z">
            <w:rPr>
              <w:lang w:val="es-ES"/>
            </w:rPr>
          </w:rPrChange>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F2449B">
        <w:rPr>
          <w:lang w:val="en-GB"/>
          <w:rPrChange w:id="1025" w:author="Catarina Brancoi" w:date="2022-07-19T13:40:00Z">
            <w:rPr>
              <w:lang w:val="es-ES"/>
            </w:rPr>
          </w:rPrChange>
        </w:rPr>
        <w:t>(Adachi &amp; Hasegawa, s. f.)</w:t>
      </w:r>
      <w:r w:rsidR="00A25BC9">
        <w:rPr>
          <w:lang w:val="en-GB"/>
        </w:rPr>
        <w:fldChar w:fldCharType="end"/>
      </w:r>
      <w:r w:rsidR="00A25BC9" w:rsidRPr="00F2449B">
        <w:rPr>
          <w:lang w:val="en-GB"/>
          <w:rPrChange w:id="1026" w:author="Catarina Brancoi" w:date="2022-07-19T13:40:00Z">
            <w:rPr>
              <w:lang w:val="es-ES"/>
            </w:rPr>
          </w:rPrChange>
        </w:rPr>
        <w:t xml:space="preserve">, RtRev </w:t>
      </w:r>
      <w:r w:rsidR="00A25BC9">
        <w:rPr>
          <w:lang w:val="en-GB"/>
        </w:rPr>
        <w:fldChar w:fldCharType="begin"/>
      </w:r>
      <w:r w:rsidR="00A25BC9" w:rsidRPr="00F2449B">
        <w:rPr>
          <w:lang w:val="en-GB"/>
          <w:rPrChange w:id="1027" w:author="Catarina Brancoi" w:date="2022-07-19T13:40:00Z">
            <w:rPr>
              <w:lang w:val="es-ES"/>
            </w:rPr>
          </w:rPrChange>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F2449B">
        <w:rPr>
          <w:lang w:val="en-GB"/>
          <w:rPrChange w:id="1028" w:author="Catarina Brancoi" w:date="2022-07-19T13:40:00Z">
            <w:rPr>
              <w:lang w:val="es-ES"/>
            </w:rPr>
          </w:rPrChange>
        </w:rPr>
        <w:t>(Dimmic et al., 2002)</w:t>
      </w:r>
      <w:r w:rsidR="00A25BC9">
        <w:rPr>
          <w:lang w:val="en-GB"/>
        </w:rPr>
        <w:fldChar w:fldCharType="end"/>
      </w:r>
      <w:r w:rsidR="00A25BC9" w:rsidRPr="00F2449B">
        <w:rPr>
          <w:lang w:val="en-GB"/>
          <w:rPrChange w:id="1029" w:author="Catarina Brancoi" w:date="2022-07-19T13:40:00Z">
            <w:rPr>
              <w:lang w:val="es-ES"/>
            </w:rPr>
          </w:rPrChange>
        </w:rPr>
        <w:t xml:space="preserve">, VT </w:t>
      </w:r>
      <w:r w:rsidR="00A25BC9">
        <w:rPr>
          <w:lang w:val="en-GB"/>
        </w:rPr>
        <w:fldChar w:fldCharType="begin"/>
      </w:r>
      <w:r w:rsidR="00A25BC9" w:rsidRPr="00F2449B">
        <w:rPr>
          <w:lang w:val="en-GB"/>
          <w:rPrChange w:id="1030" w:author="Catarina Brancoi" w:date="2022-07-19T13:40:00Z">
            <w:rPr>
              <w:lang w:val="es-ES"/>
            </w:rPr>
          </w:rPrChange>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F2449B">
        <w:rPr>
          <w:lang w:val="en-GB"/>
          <w:rPrChange w:id="1031" w:author="Catarina Brancoi" w:date="2022-07-19T13:40:00Z">
            <w:rPr>
              <w:lang w:val="es-ES"/>
            </w:rPr>
          </w:rPrChange>
        </w:rPr>
        <w:t>(Müller &amp; Vingron, 2000)</w:t>
      </w:r>
      <w:r w:rsidR="00A25BC9">
        <w:rPr>
          <w:lang w:val="en-GB"/>
        </w:rPr>
        <w:fldChar w:fldCharType="end"/>
      </w:r>
      <w:r w:rsidR="00A25BC9" w:rsidRPr="00F2449B">
        <w:rPr>
          <w:lang w:val="en-GB"/>
          <w:rPrChange w:id="1032" w:author="Catarina Brancoi" w:date="2022-07-19T13:40:00Z">
            <w:rPr>
              <w:lang w:val="es-ES"/>
            </w:rPr>
          </w:rPrChange>
        </w:rPr>
        <w:t xml:space="preserve">, WAG </w:t>
      </w:r>
      <w:r w:rsidR="00A25BC9">
        <w:rPr>
          <w:lang w:val="en-GB"/>
        </w:rPr>
        <w:fldChar w:fldCharType="begin"/>
      </w:r>
      <w:r w:rsidR="00A25BC9" w:rsidRPr="00F2449B">
        <w:rPr>
          <w:lang w:val="en-GB"/>
          <w:rPrChange w:id="1033" w:author="Catarina Brancoi" w:date="2022-07-19T13:40:00Z">
            <w:rPr>
              <w:lang w:val="es-ES"/>
            </w:rPr>
          </w:rPrChange>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F2449B">
        <w:rPr>
          <w:noProof/>
          <w:lang w:val="en-GB"/>
          <w:rPrChange w:id="1034" w:author="Catarina Brancoi" w:date="2022-07-19T13:40:00Z">
            <w:rPr>
              <w:noProof/>
              <w:lang w:val="es-ES"/>
            </w:rPr>
          </w:rPrChange>
        </w:rPr>
        <w:t>(Whelan &amp; Goldman, 2001)</w:t>
      </w:r>
      <w:r w:rsidR="00A25BC9">
        <w:rPr>
          <w:lang w:val="en-GB"/>
        </w:rPr>
        <w:fldChar w:fldCharType="end"/>
      </w:r>
      <w:r w:rsidR="00A25BC9" w:rsidRPr="00F2449B">
        <w:rPr>
          <w:lang w:val="en-GB"/>
          <w:rPrChange w:id="1035" w:author="Catarina Brancoi" w:date="2022-07-19T13:40:00Z">
            <w:rPr>
              <w:lang w:val="es-ES"/>
            </w:rPr>
          </w:rPrChange>
        </w:rPr>
        <w:t xml:space="preserve"> and UserEAAM models</w:t>
      </w:r>
      <w:r w:rsidR="00A25BC9" w:rsidRPr="00F2449B">
        <w:rPr>
          <w:noProof/>
          <w:lang w:val="en-GB"/>
          <w:rPrChange w:id="1036" w:author="Catarina Brancoi" w:date="2022-07-19T13:40:00Z">
            <w:rPr>
              <w:noProof/>
              <w:lang w:val="es-ES"/>
            </w:rPr>
          </w:rPrChange>
        </w:rPr>
        <w:t xml:space="preserve"> </w:t>
      </w:r>
      <w:r w:rsidR="00A25BC9">
        <w:rPr>
          <w:noProof/>
          <w:lang w:val="en-GB"/>
        </w:rPr>
        <w:fldChar w:fldCharType="begin"/>
      </w:r>
      <w:r w:rsidR="00A25BC9" w:rsidRPr="00F2449B">
        <w:rPr>
          <w:noProof/>
          <w:lang w:val="en-GB"/>
          <w:rPrChange w:id="1037" w:author="Catarina Brancoi" w:date="2022-07-19T13:40:00Z">
            <w:rPr>
              <w:noProof/>
              <w:lang w:val="es-ES"/>
            </w:rPr>
          </w:rPrChange>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5869EC">
        <w:rPr>
          <w:noProof/>
          <w:lang w:val="en-US"/>
        </w:rPr>
        <w:instrText xml:space="preserve">describe the process of genetic variation through </w:instrText>
      </w:r>
      <w:r w:rsidR="00A25BC9">
        <w:rPr>
          <w:noProof/>
          <w:lang w:val="es-ES"/>
        </w:rPr>
        <w:instrText>ﬁ</w:instrText>
      </w:r>
      <w:r w:rsidR="00A25BC9" w:rsidRPr="005869EC">
        <w:rPr>
          <w:noProof/>
          <w:lang w:val="en-US"/>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5869EC">
        <w:rPr>
          <w:noProof/>
          <w:lang w:val="en-US"/>
        </w:rPr>
        <w:instrText>rst substitution mo</w:instrText>
      </w:r>
      <w:r w:rsidR="00A25BC9" w:rsidRPr="00662F81">
        <w:rPr>
          <w:noProof/>
          <w:lang w:val="en-US"/>
        </w:rPr>
        <w:instrText>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AC25E5">
      <w:pPr>
        <w:widowControl w:val="0"/>
        <w:autoSpaceDE w:val="0"/>
        <w:autoSpaceDN w:val="0"/>
        <w:adjustRightInd w:val="0"/>
        <w:rPr>
          <w:lang w:val="en-US"/>
        </w:rPr>
      </w:pPr>
    </w:p>
    <w:p w14:paraId="42D49D44" w14:textId="762CF6C3" w:rsidR="003E56CA" w:rsidRDefault="003E56CA" w:rsidP="003E56CA">
      <w:pPr>
        <w:pStyle w:val="Heading2"/>
        <w:numPr>
          <w:ilvl w:val="1"/>
          <w:numId w:val="8"/>
        </w:numPr>
        <w:rPr>
          <w:lang w:val="en-GB"/>
        </w:rPr>
      </w:pPr>
      <w:bookmarkStart w:id="1038" w:name="_Toc105763165"/>
      <w:r>
        <w:rPr>
          <w:lang w:val="en-GB"/>
        </w:rPr>
        <w:t>Summary Statistics</w:t>
      </w:r>
      <w:bookmarkEnd w:id="1038"/>
    </w:p>
    <w:p w14:paraId="79D44C79" w14:textId="7CC84F20"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ins w:id="1039" w:author="Catarina Brancoi" w:date="2022-07-25T17:40:00Z">
        <w:r w:rsidR="0049244A">
          <w:rPr>
            <w:lang w:val="en-US"/>
          </w:rPr>
          <w:t>4</w:t>
        </w:r>
      </w:ins>
      <w:del w:id="1040" w:author="Catarina Brancoi" w:date="2022-07-25T17:40:00Z">
        <w:r w:rsidR="00EB4775" w:rsidDel="0049244A">
          <w:rPr>
            <w:lang w:val="en-US"/>
          </w:rPr>
          <w:delText>3</w:delText>
        </w:r>
      </w:del>
      <w:r>
        <w:rPr>
          <w:lang w:val="en-US"/>
        </w:rPr>
        <w:t xml:space="preserve">). The first two </w:t>
      </w:r>
      <w:del w:id="1041" w:author="Catarina Brancoi" w:date="2022-07-25T17:40:00Z">
        <w:r w:rsidDel="0049244A">
          <w:rPr>
            <w:lang w:val="en-US"/>
          </w:rPr>
          <w:delText>summary statistics</w:delText>
        </w:r>
      </w:del>
      <w:ins w:id="1042" w:author="Catarina Brancoi" w:date="2022-07-25T17:40:00Z">
        <w:r w:rsidR="0049244A">
          <w:rPr>
            <w:lang w:val="en-US"/>
          </w:rPr>
          <w:t>SS</w:t>
        </w:r>
      </w:ins>
      <w:r>
        <w:rPr>
          <w:lang w:val="en-US"/>
        </w:rPr>
        <w:t xml:space="preserve"> are related with the proteins folding stability. </w:t>
      </w:r>
      <w:r w:rsidR="004D137B">
        <w:rPr>
          <w:lang w:val="en-GB"/>
        </w:rPr>
        <w:t xml:space="preserve">Folding stability was measured with another </w:t>
      </w:r>
      <w:r w:rsidR="004D137B">
        <w:rPr>
          <w:lang w:val="en-US"/>
        </w:rPr>
        <w:t xml:space="preserve">framework called </w:t>
      </w:r>
      <w:r w:rsidR="004D137B" w:rsidRPr="00321EC8">
        <w:rPr>
          <w:i/>
          <w:iCs/>
          <w:lang w:val="en-US"/>
        </w:rPr>
        <w:t>DeltaGREM</w:t>
      </w:r>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del w:id="1043" w:author="Catarina Brancoi" w:date="2022-07-25T17:40:00Z">
        <w:r w:rsidR="009158E7" w:rsidDel="0049244A">
          <w:rPr>
            <w:lang w:val="en-US" w:eastAsia="en-US"/>
          </w:rPr>
          <w:delText>animo</w:delText>
        </w:r>
      </w:del>
      <w:ins w:id="1044" w:author="Catarina Brancoi" w:date="2022-07-25T17:40:00Z">
        <w:r w:rsidR="0049244A">
          <w:rPr>
            <w:lang w:val="en-US" w:eastAsia="en-US"/>
          </w:rPr>
          <w:t>amino</w:t>
        </w:r>
      </w:ins>
      <w:r w:rsidR="009158E7">
        <w:rPr>
          <w:lang w:val="en-US" w:eastAsia="en-US"/>
        </w:rPr>
        <w:t xml:space="preserve"> acids </w:t>
      </w:r>
      <w:r w:rsidR="009158E7" w:rsidRPr="00B676C6">
        <w:rPr>
          <w:lang w:val="en-US" w:eastAsia="en-US"/>
        </w:rPr>
        <w:t xml:space="preserve">segregating sites </w:t>
      </w:r>
      <w:r w:rsidR="00C46E72">
        <w:rPr>
          <w:lang w:val="en-US" w:eastAsia="en-US"/>
        </w:rPr>
        <w:t>and the mean, standard deviation, ske</w:t>
      </w:r>
      <w:r w:rsidR="000123E2">
        <w:rPr>
          <w:lang w:val="en-US" w:eastAsia="en-US"/>
        </w:rPr>
        <w:t>a</w:t>
      </w:r>
      <w:r w:rsidR="00C46E72">
        <w:rPr>
          <w:lang w:val="en-US" w:eastAsia="en-US"/>
        </w:rPr>
        <w:t xml:space="preserve">ness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41FA2A7E" w:rsidR="00EB4775" w:rsidRPr="00EB4775" w:rsidRDefault="00EB4775" w:rsidP="00EB4775">
      <w:pPr>
        <w:rPr>
          <w:lang w:val="en-GB"/>
        </w:rPr>
      </w:pPr>
      <w:r w:rsidRPr="005F69EC">
        <w:rPr>
          <w:lang w:val="en-GB"/>
        </w:rPr>
        <w:t xml:space="preserve">Table </w:t>
      </w:r>
      <w:r w:rsidR="00631EF9">
        <w:rPr>
          <w:lang w:val="en-GB"/>
        </w:rPr>
        <w:t>4</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w:t>
      </w:r>
      <w:commentRangeStart w:id="1045"/>
      <w:r>
        <w:rPr>
          <w:lang w:val="en-GB"/>
        </w:rPr>
        <w:t>ID</w:t>
      </w:r>
      <w:commentRangeEnd w:id="1045"/>
      <w:r w:rsidR="00AC155E">
        <w:rPr>
          <w:rStyle w:val="CommentReference"/>
        </w:rPr>
        <w:commentReference w:id="1045"/>
      </w:r>
      <w:r>
        <w:rPr>
          <w:lang w:val="en-GB"/>
        </w:rPr>
        <w:t>).</w:t>
      </w:r>
    </w:p>
    <w:tbl>
      <w:tblPr>
        <w:tblStyle w:val="ListTable2"/>
        <w:tblW w:w="8356" w:type="dxa"/>
        <w:tblInd w:w="142" w:type="dxa"/>
        <w:tblLook w:val="04A0" w:firstRow="1" w:lastRow="0" w:firstColumn="1" w:lastColumn="0" w:noHBand="0" w:noVBand="1"/>
        <w:tblPrChange w:id="1046" w:author="Catarina Brancoi" w:date="2022-07-20T12:05:00Z">
          <w:tblPr>
            <w:tblStyle w:val="ListTable2"/>
            <w:tblW w:w="10348" w:type="dxa"/>
            <w:tblLook w:val="04A0" w:firstRow="1" w:lastRow="0" w:firstColumn="1" w:lastColumn="0" w:noHBand="0" w:noVBand="1"/>
          </w:tblPr>
        </w:tblPrChange>
      </w:tblPr>
      <w:tblGrid>
        <w:gridCol w:w="567"/>
        <w:gridCol w:w="2835"/>
        <w:gridCol w:w="4954"/>
        <w:tblGridChange w:id="1047">
          <w:tblGrid>
            <w:gridCol w:w="1850"/>
            <w:gridCol w:w="2723"/>
            <w:gridCol w:w="3925"/>
          </w:tblGrid>
        </w:tblGridChange>
      </w:tblGrid>
      <w:tr w:rsidR="00AC155E" w14:paraId="64F8C145" w14:textId="77777777" w:rsidTr="00AC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Change w:id="1048" w:author="Catarina Brancoi" w:date="2022-07-20T12:05:00Z">
              <w:tcPr>
                <w:tcW w:w="1850" w:type="dxa"/>
              </w:tcPr>
            </w:tcPrChange>
          </w:tcPr>
          <w:p w14:paraId="3FCA0976" w14:textId="6A3BB82A" w:rsidR="00AC155E" w:rsidRPr="004147DC" w:rsidRDefault="00AC155E">
            <w:pPr>
              <w:widowControl w:val="0"/>
              <w:autoSpaceDE w:val="0"/>
              <w:autoSpaceDN w:val="0"/>
              <w:adjustRightInd w:val="0"/>
              <w:jc w:val="center"/>
              <w:cnfStyle w:val="101000000000" w:firstRow="1" w:lastRow="0" w:firstColumn="1" w:lastColumn="0" w:oddVBand="0" w:evenVBand="0" w:oddHBand="0" w:evenHBand="0" w:firstRowFirstColumn="0" w:firstRowLastColumn="0" w:lastRowFirstColumn="0" w:lastRowLastColumn="0"/>
              <w:rPr>
                <w:i/>
                <w:iCs/>
                <w:lang w:val="en-GB"/>
              </w:rPr>
              <w:pPrChange w:id="1049" w:author="Catarina Brancoi" w:date="2022-07-20T12:05:00Z">
                <w:pPr>
                  <w:widowControl w:val="0"/>
                  <w:autoSpaceDE w:val="0"/>
                  <w:autoSpaceDN w:val="0"/>
                  <w:adjustRightInd w:val="0"/>
                  <w:cnfStyle w:val="101000000000" w:firstRow="1" w:lastRow="0" w:firstColumn="1" w:lastColumn="0" w:oddVBand="0" w:evenVBand="0" w:oddHBand="0" w:evenHBand="0" w:firstRowFirstColumn="0" w:firstRowLastColumn="0" w:lastRowFirstColumn="0" w:lastRowLastColumn="0"/>
                </w:pPr>
              </w:pPrChange>
            </w:pPr>
            <w:ins w:id="1050" w:author="Catarina Brancoi" w:date="2022-07-20T12:04:00Z">
              <w:r>
                <w:rPr>
                  <w:i/>
                  <w:iCs/>
                  <w:lang w:val="en-GB"/>
                </w:rPr>
                <w:t>ID</w:t>
              </w:r>
            </w:ins>
          </w:p>
        </w:tc>
        <w:tc>
          <w:tcPr>
            <w:tcW w:w="2835" w:type="dxa"/>
            <w:tcPrChange w:id="1051" w:author="Catarina Brancoi" w:date="2022-07-20T12:05:00Z">
              <w:tcPr>
                <w:tcW w:w="2723" w:type="dxa"/>
              </w:tcPr>
            </w:tcPrChange>
          </w:tcPr>
          <w:p w14:paraId="377D3667" w14:textId="6038BF97" w:rsidR="00AC155E" w:rsidRPr="004147DC" w:rsidRDefault="00AC155E" w:rsidP="00AC155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Name</w:t>
            </w:r>
          </w:p>
        </w:tc>
        <w:tc>
          <w:tcPr>
            <w:tcW w:w="4954" w:type="dxa"/>
            <w:tcPrChange w:id="1052" w:author="Catarina Brancoi" w:date="2022-07-20T12:05:00Z">
              <w:tcPr>
                <w:tcW w:w="3925" w:type="dxa"/>
              </w:tcPr>
            </w:tcPrChange>
          </w:tcPr>
          <w:p w14:paraId="599CE36F" w14:textId="2BEF6986" w:rsidR="00AC155E" w:rsidRPr="004147DC" w:rsidRDefault="00AC155E" w:rsidP="00AC155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r>
      <w:tr w:rsidR="00AC155E" w:rsidRPr="00F2787E" w14:paraId="26CB9639" w14:textId="77777777" w:rsidTr="00AC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Change w:id="1053" w:author="Catarina Brancoi" w:date="2022-07-20T12:05:00Z">
              <w:tcPr>
                <w:tcW w:w="1850" w:type="dxa"/>
                <w:shd w:val="clear" w:color="auto" w:fill="F2F2F2" w:themeFill="background1" w:themeFillShade="F2"/>
              </w:tcPr>
            </w:tcPrChange>
          </w:tcPr>
          <w:p w14:paraId="7267CDEA" w14:textId="10151AFF" w:rsidR="00AC155E" w:rsidRDefault="00AC155E">
            <w:pPr>
              <w:widowControl w:val="0"/>
              <w:autoSpaceDE w:val="0"/>
              <w:autoSpaceDN w:val="0"/>
              <w:adjustRightInd w:val="0"/>
              <w:jc w:val="center"/>
              <w:cnfStyle w:val="001000100000" w:firstRow="0" w:lastRow="0" w:firstColumn="1" w:lastColumn="0" w:oddVBand="0" w:evenVBand="0" w:oddHBand="1" w:evenHBand="0" w:firstRowFirstColumn="0" w:firstRowLastColumn="0" w:lastRowFirstColumn="0" w:lastRowLastColumn="0"/>
              <w:rPr>
                <w:lang w:val="en-GB"/>
              </w:rPr>
              <w:pPrChange w:id="1054" w:author="Catarina Brancoi" w:date="2022-07-20T12:05:00Z">
                <w:pPr>
                  <w:widowControl w:val="0"/>
                  <w:autoSpaceDE w:val="0"/>
                  <w:autoSpaceDN w:val="0"/>
                  <w:adjustRightInd w:val="0"/>
                  <w:jc w:val="left"/>
                  <w:cnfStyle w:val="001000100000" w:firstRow="0" w:lastRow="0" w:firstColumn="1" w:lastColumn="0" w:oddVBand="0" w:evenVBand="0" w:oddHBand="1" w:evenHBand="0" w:firstRowFirstColumn="0" w:firstRowLastColumn="0" w:lastRowFirstColumn="0" w:lastRowLastColumn="0"/>
                </w:pPr>
              </w:pPrChange>
            </w:pPr>
            <w:ins w:id="1055" w:author="Catarina Brancoi" w:date="2022-07-20T12:04:00Z">
              <w:r>
                <w:rPr>
                  <w:lang w:val="en-GB"/>
                </w:rPr>
                <w:t>1</w:t>
              </w:r>
            </w:ins>
          </w:p>
        </w:tc>
        <w:tc>
          <w:tcPr>
            <w:tcW w:w="2835" w:type="dxa"/>
            <w:shd w:val="clear" w:color="auto" w:fill="F2F2F2" w:themeFill="background1" w:themeFillShade="F2"/>
            <w:vAlign w:val="center"/>
            <w:tcPrChange w:id="1056" w:author="Catarina Brancoi" w:date="2022-07-20T12:05:00Z">
              <w:tcPr>
                <w:tcW w:w="2723" w:type="dxa"/>
                <w:shd w:val="clear" w:color="auto" w:fill="F2F2F2" w:themeFill="background1" w:themeFillShade="F2"/>
                <w:vAlign w:val="center"/>
              </w:tcPr>
            </w:tcPrChange>
          </w:tcPr>
          <w:p w14:paraId="361B55B3" w14:textId="32F06B33"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r>
              <w:rPr>
                <w:lang w:val="en-GB"/>
              </w:rPr>
              <w:t>DGREM_Mean</w:t>
            </w:r>
          </w:p>
        </w:tc>
        <w:tc>
          <w:tcPr>
            <w:tcW w:w="4954" w:type="dxa"/>
            <w:shd w:val="clear" w:color="auto" w:fill="F2F2F2" w:themeFill="background1" w:themeFillShade="F2"/>
            <w:tcPrChange w:id="1057" w:author="Catarina Brancoi" w:date="2022-07-20T12:05:00Z">
              <w:tcPr>
                <w:tcW w:w="3925" w:type="dxa"/>
                <w:shd w:val="clear" w:color="auto" w:fill="F2F2F2" w:themeFill="background1" w:themeFillShade="F2"/>
              </w:tcPr>
            </w:tcPrChange>
          </w:tcPr>
          <w:p w14:paraId="51B38181" w14:textId="40F41AB3"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r>
      <w:tr w:rsidR="00AC155E" w:rsidRPr="00F2787E" w14:paraId="519C292E" w14:textId="77777777" w:rsidTr="00AC155E">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Change w:id="1058" w:author="Catarina Brancoi" w:date="2022-07-20T12:05:00Z">
              <w:tcPr>
                <w:tcW w:w="1850" w:type="dxa"/>
                <w:shd w:val="clear" w:color="auto" w:fill="FFFFFF" w:themeFill="background1"/>
              </w:tcPr>
            </w:tcPrChange>
          </w:tcPr>
          <w:p w14:paraId="064632D0" w14:textId="14B96628" w:rsidR="00AC155E" w:rsidRDefault="00AC155E">
            <w:pPr>
              <w:widowControl w:val="0"/>
              <w:autoSpaceDE w:val="0"/>
              <w:autoSpaceDN w:val="0"/>
              <w:adjustRightInd w:val="0"/>
              <w:jc w:val="center"/>
              <w:rPr>
                <w:lang w:val="en-GB"/>
              </w:rPr>
              <w:pPrChange w:id="1059" w:author="Catarina Brancoi" w:date="2022-07-20T12:05:00Z">
                <w:pPr>
                  <w:widowControl w:val="0"/>
                  <w:autoSpaceDE w:val="0"/>
                  <w:autoSpaceDN w:val="0"/>
                  <w:adjustRightInd w:val="0"/>
                  <w:jc w:val="left"/>
                </w:pPr>
              </w:pPrChange>
            </w:pPr>
            <w:ins w:id="1060" w:author="Catarina Brancoi" w:date="2022-07-20T12:04:00Z">
              <w:r>
                <w:rPr>
                  <w:lang w:val="en-GB"/>
                </w:rPr>
                <w:t>2</w:t>
              </w:r>
            </w:ins>
          </w:p>
        </w:tc>
        <w:tc>
          <w:tcPr>
            <w:tcW w:w="2835" w:type="dxa"/>
            <w:shd w:val="clear" w:color="auto" w:fill="FFFFFF" w:themeFill="background1"/>
            <w:vAlign w:val="center"/>
            <w:tcPrChange w:id="1061" w:author="Catarina Brancoi" w:date="2022-07-20T12:05:00Z">
              <w:tcPr>
                <w:tcW w:w="2723" w:type="dxa"/>
                <w:shd w:val="clear" w:color="auto" w:fill="FFFFFF" w:themeFill="background1"/>
                <w:vAlign w:val="center"/>
              </w:tcPr>
            </w:tcPrChange>
          </w:tcPr>
          <w:p w14:paraId="6B4EBF7A" w14:textId="4F3D2E3C"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r>
              <w:rPr>
                <w:lang w:val="en-GB"/>
              </w:rPr>
              <w:t>DGREM_sd</w:t>
            </w:r>
          </w:p>
        </w:tc>
        <w:tc>
          <w:tcPr>
            <w:tcW w:w="4954" w:type="dxa"/>
            <w:shd w:val="clear" w:color="auto" w:fill="FFFFFF" w:themeFill="background1"/>
            <w:tcPrChange w:id="1062" w:author="Catarina Brancoi" w:date="2022-07-20T12:05:00Z">
              <w:tcPr>
                <w:tcW w:w="3925" w:type="dxa"/>
                <w:shd w:val="clear" w:color="auto" w:fill="FFFFFF" w:themeFill="background1"/>
              </w:tcPr>
            </w:tcPrChange>
          </w:tcPr>
          <w:p w14:paraId="4714A30E" w14:textId="1B94DA50"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r>
      <w:tr w:rsidR="00AC155E" w14:paraId="1014BCD7" w14:textId="77777777" w:rsidTr="00AC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Change w:id="1063" w:author="Catarina Brancoi" w:date="2022-07-20T12:05:00Z">
              <w:tcPr>
                <w:tcW w:w="1850" w:type="dxa"/>
                <w:shd w:val="clear" w:color="auto" w:fill="F2F2F2" w:themeFill="background1" w:themeFillShade="F2"/>
              </w:tcPr>
            </w:tcPrChange>
          </w:tcPr>
          <w:p w14:paraId="0DDA16E2" w14:textId="2790C4E1" w:rsidR="00AC155E" w:rsidRDefault="00AC155E">
            <w:pPr>
              <w:widowControl w:val="0"/>
              <w:autoSpaceDE w:val="0"/>
              <w:autoSpaceDN w:val="0"/>
              <w:adjustRightInd w:val="0"/>
              <w:jc w:val="center"/>
              <w:cnfStyle w:val="001000100000" w:firstRow="0" w:lastRow="0" w:firstColumn="1" w:lastColumn="0" w:oddVBand="0" w:evenVBand="0" w:oddHBand="1" w:evenHBand="0" w:firstRowFirstColumn="0" w:firstRowLastColumn="0" w:lastRowFirstColumn="0" w:lastRowLastColumn="0"/>
              <w:rPr>
                <w:lang w:val="en-GB"/>
              </w:rPr>
              <w:pPrChange w:id="1064" w:author="Catarina Brancoi" w:date="2022-07-20T12:05:00Z">
                <w:pPr>
                  <w:widowControl w:val="0"/>
                  <w:autoSpaceDE w:val="0"/>
                  <w:autoSpaceDN w:val="0"/>
                  <w:adjustRightInd w:val="0"/>
                  <w:jc w:val="left"/>
                  <w:cnfStyle w:val="001000100000" w:firstRow="0" w:lastRow="0" w:firstColumn="1" w:lastColumn="0" w:oddVBand="0" w:evenVBand="0" w:oddHBand="1" w:evenHBand="0" w:firstRowFirstColumn="0" w:firstRowLastColumn="0" w:lastRowFirstColumn="0" w:lastRowLastColumn="0"/>
                </w:pPr>
              </w:pPrChange>
            </w:pPr>
            <w:ins w:id="1065" w:author="Catarina Brancoi" w:date="2022-07-20T12:04:00Z">
              <w:r>
                <w:rPr>
                  <w:lang w:val="en-GB"/>
                </w:rPr>
                <w:t>3</w:t>
              </w:r>
            </w:ins>
          </w:p>
        </w:tc>
        <w:tc>
          <w:tcPr>
            <w:tcW w:w="2835" w:type="dxa"/>
            <w:shd w:val="clear" w:color="auto" w:fill="F2F2F2" w:themeFill="background1" w:themeFillShade="F2"/>
            <w:vAlign w:val="center"/>
            <w:tcPrChange w:id="1066" w:author="Catarina Brancoi" w:date="2022-07-20T12:05:00Z">
              <w:tcPr>
                <w:tcW w:w="2723" w:type="dxa"/>
                <w:shd w:val="clear" w:color="auto" w:fill="F2F2F2" w:themeFill="background1" w:themeFillShade="F2"/>
                <w:vAlign w:val="center"/>
              </w:tcPr>
            </w:tcPrChange>
          </w:tcPr>
          <w:p w14:paraId="6EE4B23C" w14:textId="6311C27D"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r>
              <w:rPr>
                <w:lang w:val="en-GB"/>
              </w:rPr>
              <w:t>SegSites</w:t>
            </w:r>
          </w:p>
        </w:tc>
        <w:tc>
          <w:tcPr>
            <w:tcW w:w="4954" w:type="dxa"/>
            <w:shd w:val="clear" w:color="auto" w:fill="F2F2F2" w:themeFill="background1" w:themeFillShade="F2"/>
            <w:tcPrChange w:id="1067" w:author="Catarina Brancoi" w:date="2022-07-20T12:05:00Z">
              <w:tcPr>
                <w:tcW w:w="3925" w:type="dxa"/>
                <w:shd w:val="clear" w:color="auto" w:fill="F2F2F2" w:themeFill="background1" w:themeFillShade="F2"/>
              </w:tcPr>
            </w:tcPrChange>
          </w:tcPr>
          <w:p w14:paraId="5696908C" w14:textId="48E2B8EB"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r>
      <w:tr w:rsidR="00AC155E" w:rsidRPr="00F2787E" w14:paraId="657705B6" w14:textId="77777777" w:rsidTr="00AC155E">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Change w:id="1068" w:author="Catarina Brancoi" w:date="2022-07-20T12:05:00Z">
              <w:tcPr>
                <w:tcW w:w="1850" w:type="dxa"/>
                <w:shd w:val="clear" w:color="auto" w:fill="FFFFFF" w:themeFill="background1"/>
              </w:tcPr>
            </w:tcPrChange>
          </w:tcPr>
          <w:p w14:paraId="30635A12" w14:textId="77DDB5FD" w:rsidR="00AC155E" w:rsidRDefault="00AC155E">
            <w:pPr>
              <w:widowControl w:val="0"/>
              <w:autoSpaceDE w:val="0"/>
              <w:autoSpaceDN w:val="0"/>
              <w:adjustRightInd w:val="0"/>
              <w:jc w:val="center"/>
              <w:rPr>
                <w:lang w:val="en-GB"/>
              </w:rPr>
              <w:pPrChange w:id="1069" w:author="Catarina Brancoi" w:date="2022-07-20T12:05:00Z">
                <w:pPr>
                  <w:widowControl w:val="0"/>
                  <w:autoSpaceDE w:val="0"/>
                  <w:autoSpaceDN w:val="0"/>
                  <w:adjustRightInd w:val="0"/>
                  <w:jc w:val="left"/>
                </w:pPr>
              </w:pPrChange>
            </w:pPr>
            <w:ins w:id="1070" w:author="Catarina Brancoi" w:date="2022-07-20T12:04:00Z">
              <w:r>
                <w:rPr>
                  <w:lang w:val="en-GB"/>
                </w:rPr>
                <w:t>4</w:t>
              </w:r>
            </w:ins>
          </w:p>
        </w:tc>
        <w:tc>
          <w:tcPr>
            <w:tcW w:w="2835" w:type="dxa"/>
            <w:shd w:val="clear" w:color="auto" w:fill="FFFFFF" w:themeFill="background1"/>
            <w:vAlign w:val="center"/>
            <w:tcPrChange w:id="1071" w:author="Catarina Brancoi" w:date="2022-07-20T12:05:00Z">
              <w:tcPr>
                <w:tcW w:w="2723" w:type="dxa"/>
                <w:shd w:val="clear" w:color="auto" w:fill="FFFFFF" w:themeFill="background1"/>
                <w:vAlign w:val="center"/>
              </w:tcPr>
            </w:tcPrChange>
          </w:tcPr>
          <w:p w14:paraId="069D47EB" w14:textId="4D6DA728"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r>
              <w:rPr>
                <w:lang w:val="en-GB"/>
              </w:rPr>
              <w:t>Grantham_mean_Position</w:t>
            </w:r>
          </w:p>
        </w:tc>
        <w:tc>
          <w:tcPr>
            <w:tcW w:w="4954" w:type="dxa"/>
            <w:shd w:val="clear" w:color="auto" w:fill="FFFFFF" w:themeFill="background1"/>
            <w:tcPrChange w:id="1072" w:author="Catarina Brancoi" w:date="2022-07-20T12:05:00Z">
              <w:tcPr>
                <w:tcW w:w="3925" w:type="dxa"/>
                <w:shd w:val="clear" w:color="auto" w:fill="FFFFFF" w:themeFill="background1"/>
              </w:tcPr>
            </w:tcPrChange>
          </w:tcPr>
          <w:p w14:paraId="5ADCC49B" w14:textId="12BA5D72"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r>
      <w:tr w:rsidR="00AC155E" w:rsidRPr="00F2787E" w14:paraId="7BD5F8DD" w14:textId="77777777" w:rsidTr="00AC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Change w:id="1073" w:author="Catarina Brancoi" w:date="2022-07-20T12:05:00Z">
              <w:tcPr>
                <w:tcW w:w="1850" w:type="dxa"/>
                <w:shd w:val="clear" w:color="auto" w:fill="F2F2F2" w:themeFill="background1" w:themeFillShade="F2"/>
              </w:tcPr>
            </w:tcPrChange>
          </w:tcPr>
          <w:p w14:paraId="381D4488" w14:textId="0F9BAB57" w:rsidR="00AC155E" w:rsidRDefault="00AC155E">
            <w:pPr>
              <w:widowControl w:val="0"/>
              <w:autoSpaceDE w:val="0"/>
              <w:autoSpaceDN w:val="0"/>
              <w:adjustRightInd w:val="0"/>
              <w:jc w:val="center"/>
              <w:cnfStyle w:val="001000100000" w:firstRow="0" w:lastRow="0" w:firstColumn="1" w:lastColumn="0" w:oddVBand="0" w:evenVBand="0" w:oddHBand="1" w:evenHBand="0" w:firstRowFirstColumn="0" w:firstRowLastColumn="0" w:lastRowFirstColumn="0" w:lastRowLastColumn="0"/>
              <w:rPr>
                <w:lang w:val="en-GB"/>
              </w:rPr>
              <w:pPrChange w:id="1074" w:author="Catarina Brancoi" w:date="2022-07-20T12:05:00Z">
                <w:pPr>
                  <w:widowControl w:val="0"/>
                  <w:autoSpaceDE w:val="0"/>
                  <w:autoSpaceDN w:val="0"/>
                  <w:adjustRightInd w:val="0"/>
                  <w:jc w:val="left"/>
                  <w:cnfStyle w:val="001000100000" w:firstRow="0" w:lastRow="0" w:firstColumn="1" w:lastColumn="0" w:oddVBand="0" w:evenVBand="0" w:oddHBand="1" w:evenHBand="0" w:firstRowFirstColumn="0" w:firstRowLastColumn="0" w:lastRowFirstColumn="0" w:lastRowLastColumn="0"/>
                </w:pPr>
              </w:pPrChange>
            </w:pPr>
            <w:ins w:id="1075" w:author="Catarina Brancoi" w:date="2022-07-20T12:04:00Z">
              <w:r>
                <w:rPr>
                  <w:lang w:val="en-GB"/>
                </w:rPr>
                <w:t>5</w:t>
              </w:r>
            </w:ins>
          </w:p>
        </w:tc>
        <w:tc>
          <w:tcPr>
            <w:tcW w:w="2835" w:type="dxa"/>
            <w:shd w:val="clear" w:color="auto" w:fill="F2F2F2" w:themeFill="background1" w:themeFillShade="F2"/>
            <w:vAlign w:val="center"/>
            <w:tcPrChange w:id="1076" w:author="Catarina Brancoi" w:date="2022-07-20T12:05:00Z">
              <w:tcPr>
                <w:tcW w:w="2723" w:type="dxa"/>
                <w:shd w:val="clear" w:color="auto" w:fill="F2F2F2" w:themeFill="background1" w:themeFillShade="F2"/>
                <w:vAlign w:val="center"/>
              </w:tcPr>
            </w:tcPrChange>
          </w:tcPr>
          <w:p w14:paraId="222308C9" w14:textId="16525A95"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r>
              <w:rPr>
                <w:lang w:val="en-GB"/>
              </w:rPr>
              <w:t>Grantham_sd_Position</w:t>
            </w:r>
          </w:p>
        </w:tc>
        <w:tc>
          <w:tcPr>
            <w:tcW w:w="4954" w:type="dxa"/>
            <w:shd w:val="clear" w:color="auto" w:fill="F2F2F2" w:themeFill="background1" w:themeFillShade="F2"/>
            <w:tcPrChange w:id="1077" w:author="Catarina Brancoi" w:date="2022-07-20T12:05:00Z">
              <w:tcPr>
                <w:tcW w:w="3925" w:type="dxa"/>
                <w:shd w:val="clear" w:color="auto" w:fill="F2F2F2" w:themeFill="background1" w:themeFillShade="F2"/>
              </w:tcPr>
            </w:tcPrChange>
          </w:tcPr>
          <w:p w14:paraId="3514CF8D" w14:textId="0A0141BC"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r>
      <w:tr w:rsidR="00AC155E" w:rsidRPr="00F2787E" w14:paraId="59016458" w14:textId="77777777" w:rsidTr="00AC155E">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Change w:id="1078" w:author="Catarina Brancoi" w:date="2022-07-20T12:05:00Z">
              <w:tcPr>
                <w:tcW w:w="1850" w:type="dxa"/>
                <w:shd w:val="clear" w:color="auto" w:fill="FFFFFF" w:themeFill="background1"/>
              </w:tcPr>
            </w:tcPrChange>
          </w:tcPr>
          <w:p w14:paraId="4A0521F9" w14:textId="6208E8F8" w:rsidR="00AC155E" w:rsidRDefault="00AC155E">
            <w:pPr>
              <w:widowControl w:val="0"/>
              <w:autoSpaceDE w:val="0"/>
              <w:autoSpaceDN w:val="0"/>
              <w:adjustRightInd w:val="0"/>
              <w:jc w:val="center"/>
              <w:rPr>
                <w:lang w:val="en-GB"/>
              </w:rPr>
              <w:pPrChange w:id="1079" w:author="Catarina Brancoi" w:date="2022-07-20T12:05:00Z">
                <w:pPr>
                  <w:widowControl w:val="0"/>
                  <w:autoSpaceDE w:val="0"/>
                  <w:autoSpaceDN w:val="0"/>
                  <w:adjustRightInd w:val="0"/>
                  <w:jc w:val="left"/>
                </w:pPr>
              </w:pPrChange>
            </w:pPr>
            <w:ins w:id="1080" w:author="Catarina Brancoi" w:date="2022-07-20T12:04:00Z">
              <w:r>
                <w:rPr>
                  <w:lang w:val="en-GB"/>
                </w:rPr>
                <w:t>6</w:t>
              </w:r>
            </w:ins>
          </w:p>
        </w:tc>
        <w:tc>
          <w:tcPr>
            <w:tcW w:w="2835" w:type="dxa"/>
            <w:shd w:val="clear" w:color="auto" w:fill="FFFFFF" w:themeFill="background1"/>
            <w:vAlign w:val="center"/>
            <w:tcPrChange w:id="1081" w:author="Catarina Brancoi" w:date="2022-07-20T12:05:00Z">
              <w:tcPr>
                <w:tcW w:w="2723" w:type="dxa"/>
                <w:shd w:val="clear" w:color="auto" w:fill="FFFFFF" w:themeFill="background1"/>
                <w:vAlign w:val="center"/>
              </w:tcPr>
            </w:tcPrChange>
          </w:tcPr>
          <w:p w14:paraId="5AB92135" w14:textId="240ACC16"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r>
              <w:rPr>
                <w:lang w:val="en-GB"/>
              </w:rPr>
              <w:t>Grantham_sk_Position</w:t>
            </w:r>
          </w:p>
        </w:tc>
        <w:tc>
          <w:tcPr>
            <w:tcW w:w="4954" w:type="dxa"/>
            <w:shd w:val="clear" w:color="auto" w:fill="FFFFFF" w:themeFill="background1"/>
            <w:tcPrChange w:id="1082" w:author="Catarina Brancoi" w:date="2022-07-20T12:05:00Z">
              <w:tcPr>
                <w:tcW w:w="3925" w:type="dxa"/>
                <w:shd w:val="clear" w:color="auto" w:fill="FFFFFF" w:themeFill="background1"/>
              </w:tcPr>
            </w:tcPrChange>
          </w:tcPr>
          <w:p w14:paraId="0B3BCFE4" w14:textId="3960339F"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Skeaness of the Grantham distance between aa replacements per protein site</w:t>
            </w:r>
          </w:p>
        </w:tc>
      </w:tr>
      <w:tr w:rsidR="00AC155E" w:rsidRPr="00F2787E" w14:paraId="6C2322A7" w14:textId="77777777" w:rsidTr="00AC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Change w:id="1083" w:author="Catarina Brancoi" w:date="2022-07-20T12:05:00Z">
              <w:tcPr>
                <w:tcW w:w="1850" w:type="dxa"/>
                <w:shd w:val="clear" w:color="auto" w:fill="F2F2F2" w:themeFill="background1" w:themeFillShade="F2"/>
              </w:tcPr>
            </w:tcPrChange>
          </w:tcPr>
          <w:p w14:paraId="76AC0C5D" w14:textId="0ADE4D0F" w:rsidR="00AC155E" w:rsidRDefault="00AC155E">
            <w:pPr>
              <w:widowControl w:val="0"/>
              <w:autoSpaceDE w:val="0"/>
              <w:autoSpaceDN w:val="0"/>
              <w:adjustRightInd w:val="0"/>
              <w:jc w:val="center"/>
              <w:cnfStyle w:val="001000100000" w:firstRow="0" w:lastRow="0" w:firstColumn="1" w:lastColumn="0" w:oddVBand="0" w:evenVBand="0" w:oddHBand="1" w:evenHBand="0" w:firstRowFirstColumn="0" w:firstRowLastColumn="0" w:lastRowFirstColumn="0" w:lastRowLastColumn="0"/>
              <w:rPr>
                <w:lang w:val="en-GB"/>
              </w:rPr>
              <w:pPrChange w:id="1084" w:author="Catarina Brancoi" w:date="2022-07-20T12:05:00Z">
                <w:pPr>
                  <w:widowControl w:val="0"/>
                  <w:autoSpaceDE w:val="0"/>
                  <w:autoSpaceDN w:val="0"/>
                  <w:adjustRightInd w:val="0"/>
                  <w:jc w:val="left"/>
                  <w:cnfStyle w:val="001000100000" w:firstRow="0" w:lastRow="0" w:firstColumn="1" w:lastColumn="0" w:oddVBand="0" w:evenVBand="0" w:oddHBand="1" w:evenHBand="0" w:firstRowFirstColumn="0" w:firstRowLastColumn="0" w:lastRowFirstColumn="0" w:lastRowLastColumn="0"/>
                </w:pPr>
              </w:pPrChange>
            </w:pPr>
            <w:ins w:id="1085" w:author="Catarina Brancoi" w:date="2022-07-20T12:04:00Z">
              <w:r>
                <w:rPr>
                  <w:lang w:val="en-GB"/>
                </w:rPr>
                <w:t>7</w:t>
              </w:r>
            </w:ins>
          </w:p>
        </w:tc>
        <w:tc>
          <w:tcPr>
            <w:tcW w:w="2835" w:type="dxa"/>
            <w:shd w:val="clear" w:color="auto" w:fill="F2F2F2" w:themeFill="background1" w:themeFillShade="F2"/>
            <w:vAlign w:val="center"/>
            <w:tcPrChange w:id="1086" w:author="Catarina Brancoi" w:date="2022-07-20T12:05:00Z">
              <w:tcPr>
                <w:tcW w:w="2723" w:type="dxa"/>
                <w:shd w:val="clear" w:color="auto" w:fill="F2F2F2" w:themeFill="background1" w:themeFillShade="F2"/>
                <w:vAlign w:val="center"/>
              </w:tcPr>
            </w:tcPrChange>
          </w:tcPr>
          <w:p w14:paraId="25737929" w14:textId="4DE0A296"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r>
              <w:rPr>
                <w:lang w:val="en-GB"/>
              </w:rPr>
              <w:t>Grantham_ku_Position</w:t>
            </w:r>
          </w:p>
        </w:tc>
        <w:tc>
          <w:tcPr>
            <w:tcW w:w="4954" w:type="dxa"/>
            <w:shd w:val="clear" w:color="auto" w:fill="F2F2F2" w:themeFill="background1" w:themeFillShade="F2"/>
            <w:tcPrChange w:id="1087" w:author="Catarina Brancoi" w:date="2022-07-20T12:05:00Z">
              <w:tcPr>
                <w:tcW w:w="3925" w:type="dxa"/>
                <w:shd w:val="clear" w:color="auto" w:fill="F2F2F2" w:themeFill="background1" w:themeFillShade="F2"/>
              </w:tcPr>
            </w:tcPrChange>
          </w:tcPr>
          <w:p w14:paraId="59FBD0AA" w14:textId="38220DEB"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r>
    </w:tbl>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Heading2"/>
        <w:numPr>
          <w:ilvl w:val="1"/>
          <w:numId w:val="8"/>
        </w:numPr>
        <w:rPr>
          <w:lang w:val="en-GB"/>
        </w:rPr>
      </w:pPr>
      <w:bookmarkStart w:id="1088" w:name="_Toc105763166"/>
      <w:r>
        <w:rPr>
          <w:lang w:val="en-GB"/>
        </w:rPr>
        <w:t>ABC Methods</w:t>
      </w:r>
      <w:bookmarkEnd w:id="1088"/>
    </w:p>
    <w:p w14:paraId="6A7351A1" w14:textId="71A8F7DF"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ins w:id="1089" w:author="Catarina Brancoi" w:date="2022-07-25T17:41:00Z">
        <w:r w:rsidR="0049244A">
          <w:rPr>
            <w:lang w:val="en-GB"/>
          </w:rPr>
          <w:t>For the rejection method (</w:t>
        </w:r>
      </w:ins>
      <w:del w:id="1090" w:author="Catarina Brancoi" w:date="2022-07-25T17:41:00Z">
        <w:r w:rsidR="00B73C1D" w:rsidDel="0049244A">
          <w:rPr>
            <w:lang w:val="en-GB"/>
          </w:rPr>
          <w:delText>In t</w:delText>
        </w:r>
        <w:r w:rsidR="00942BD7" w:rsidDel="0049244A">
          <w:rPr>
            <w:lang w:val="en-GB"/>
          </w:rPr>
          <w:delText>he first one,</w:delText>
        </w:r>
      </w:del>
      <w:r w:rsidR="00942BD7">
        <w:rPr>
          <w:lang w:val="en-GB"/>
        </w:rPr>
        <w:t xml:space="preserve"> </w:t>
      </w:r>
      <w:r w:rsidR="00B73C1D">
        <w:rPr>
          <w:lang w:val="en-GB"/>
        </w:rPr>
        <w:t>“</w:t>
      </w:r>
      <w:r w:rsidR="00942BD7" w:rsidRPr="0049244A">
        <w:rPr>
          <w:i/>
          <w:iCs/>
          <w:lang w:val="en-GB"/>
          <w:rPrChange w:id="1091" w:author="Catarina Brancoi" w:date="2022-07-25T17:41:00Z">
            <w:rPr>
              <w:lang w:val="en-GB"/>
            </w:rPr>
          </w:rPrChange>
        </w:rPr>
        <w:t>rejection</w:t>
      </w:r>
      <w:r w:rsidR="00B73C1D">
        <w:rPr>
          <w:lang w:val="en-GB"/>
        </w:rPr>
        <w:t>”</w:t>
      </w:r>
      <w:ins w:id="1092" w:author="Catarina Brancoi" w:date="2022-07-25T17:41:00Z">
        <w:r w:rsidR="0049244A">
          <w:rPr>
            <w:lang w:val="en-GB"/>
          </w:rPr>
          <w:t>)</w:t>
        </w:r>
      </w:ins>
      <w:del w:id="1093" w:author="Catarina Brancoi" w:date="2022-07-25T17:41:00Z">
        <w:r w:rsidR="00B73C1D" w:rsidDel="0049244A">
          <w:rPr>
            <w:lang w:val="en-GB"/>
          </w:rPr>
          <w:delText>,</w:delText>
        </w:r>
      </w:del>
      <w:r w:rsidR="00B73C1D">
        <w:rPr>
          <w:lang w:val="en-GB"/>
        </w:rPr>
        <w:t xml:space="preserve"> the posterior probability of a given model is approximated by the proportion of accepted simulations given this model. </w:t>
      </w:r>
      <w:commentRangeStart w:id="1094"/>
      <w:r w:rsidR="00B73C1D">
        <w:rPr>
          <w:lang w:val="en-GB"/>
        </w:rPr>
        <w:t>This approximation holds when the different models are a priori equally likely</w:t>
      </w:r>
      <w:commentRangeEnd w:id="1094"/>
      <w:r w:rsidR="0049244A">
        <w:rPr>
          <w:rStyle w:val="CommentReference"/>
        </w:rPr>
        <w:commentReference w:id="1094"/>
      </w:r>
      <w:r w:rsidR="00B73C1D">
        <w:rPr>
          <w:lang w:val="en-GB"/>
        </w:rPr>
        <w:t>, and the same number of simulations is performed for each model. On the other hand, “</w:t>
      </w:r>
      <w:r w:rsidR="00B73C1D" w:rsidRPr="0049244A">
        <w:rPr>
          <w:i/>
          <w:iCs/>
          <w:lang w:val="en-GB"/>
          <w:rPrChange w:id="1095" w:author="Catarina Brancoi" w:date="2022-07-25T17:41:00Z">
            <w:rPr>
              <w:lang w:val="en-GB"/>
            </w:rPr>
          </w:rPrChange>
        </w:rPr>
        <w:t>mnlogistic</w:t>
      </w:r>
      <w:r w:rsidR="00B73C1D">
        <w:rPr>
          <w:lang w:val="en-GB"/>
        </w:rPr>
        <w:t>”, estimate the posterior probabilities using a multinomial logistic regression using neural networks</w:t>
      </w:r>
      <w:ins w:id="1096" w:author="Catarina Brancoi" w:date="2022-07-25T17:42:00Z">
        <w:r w:rsidR="0049244A">
          <w:rPr>
            <w:lang w:val="en-GB"/>
          </w:rPr>
          <w:t xml:space="preserve">. The third method implemented is </w:t>
        </w:r>
      </w:ins>
      <w:del w:id="1097" w:author="Catarina Brancoi" w:date="2022-07-25T17:42:00Z">
        <w:r w:rsidR="00B73C1D" w:rsidDel="0049244A">
          <w:rPr>
            <w:lang w:val="en-GB"/>
          </w:rPr>
          <w:delText xml:space="preserve"> and, finally, “</w:delText>
        </w:r>
        <w:r w:rsidR="00B73C1D" w:rsidRPr="0049244A" w:rsidDel="0049244A">
          <w:rPr>
            <w:i/>
            <w:iCs/>
            <w:lang w:val="en-GB"/>
            <w:rPrChange w:id="1098" w:author="Catarina Brancoi" w:date="2022-07-25T17:41:00Z">
              <w:rPr>
                <w:lang w:val="en-GB"/>
              </w:rPr>
            </w:rPrChange>
          </w:rPr>
          <w:delText>neuralnet</w:delText>
        </w:r>
        <w:r w:rsidR="00B73C1D" w:rsidDel="0049244A">
          <w:rPr>
            <w:lang w:val="en-GB"/>
          </w:rPr>
          <w:delText xml:space="preserve">”, use </w:delText>
        </w:r>
      </w:del>
      <w:r w:rsidR="00B73C1D">
        <w:rPr>
          <w:lang w:val="en-GB"/>
        </w:rPr>
        <w:t>neural networks</w:t>
      </w:r>
      <w:ins w:id="1099" w:author="Catarina Brancoi" w:date="2022-07-25T17:42:00Z">
        <w:r w:rsidR="0049244A">
          <w:rPr>
            <w:lang w:val="en-GB"/>
          </w:rPr>
          <w:t xml:space="preserve"> based (“</w:t>
        </w:r>
        <w:r w:rsidR="0049244A" w:rsidRPr="00262D5C">
          <w:rPr>
            <w:i/>
            <w:iCs/>
            <w:lang w:val="en-GB"/>
          </w:rPr>
          <w:t>neuralnet</w:t>
        </w:r>
      </w:ins>
      <w:ins w:id="1100" w:author="Catarina Brancoi" w:date="2022-07-25T17:43:00Z">
        <w:r w:rsidR="0049244A">
          <w:rPr>
            <w:lang w:val="en-GB"/>
          </w:rPr>
          <w:t xml:space="preserve">”), and applies neural networks </w:t>
        </w:r>
      </w:ins>
      <w:del w:id="1101" w:author="Catarina Brancoi" w:date="2022-07-25T17:43:00Z">
        <w:r w:rsidR="00B73C1D" w:rsidDel="0049244A">
          <w:rPr>
            <w:lang w:val="en-GB"/>
          </w:rPr>
          <w:delText xml:space="preserve"> too </w:delText>
        </w:r>
      </w:del>
      <w:r w:rsidR="00B73C1D">
        <w:rPr>
          <w:lang w:val="en-GB"/>
        </w:rPr>
        <w:t>to predict the probabilities of models based on the</w:t>
      </w:r>
      <w:r w:rsidR="006947CD">
        <w:rPr>
          <w:lang w:val="en-GB"/>
        </w:rPr>
        <w:t xml:space="preserve"> observed statistics. This method can be </w:t>
      </w:r>
      <w:ins w:id="1102" w:author="Catarina Brancoi" w:date="2022-07-25T17:43:00Z">
        <w:r w:rsidR="0049244A">
          <w:rPr>
            <w:lang w:val="en-GB"/>
          </w:rPr>
          <w:t xml:space="preserve">particularly </w:t>
        </w:r>
      </w:ins>
      <w:r w:rsidR="006947CD">
        <w:rPr>
          <w:lang w:val="en-GB"/>
        </w:rPr>
        <w:t xml:space="preserve">useful if many </w:t>
      </w:r>
      <w:del w:id="1103" w:author="Catarina Brancoi" w:date="2022-07-25T17:43:00Z">
        <w:r w:rsidR="006947CD" w:rsidDel="0049244A">
          <w:rPr>
            <w:lang w:val="en-GB"/>
          </w:rPr>
          <w:delText>summary statistics</w:delText>
        </w:r>
      </w:del>
      <w:ins w:id="1104" w:author="Catarina Brancoi" w:date="2022-07-25T17:43:00Z">
        <w:r w:rsidR="0049244A">
          <w:rPr>
            <w:lang w:val="en-GB"/>
          </w:rPr>
          <w:t>SS</w:t>
        </w:r>
      </w:ins>
      <w:r w:rsidR="006947CD">
        <w:rPr>
          <w:lang w:val="en-GB"/>
        </w:rPr>
        <w:t xml:space="preserve">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Heading2"/>
        <w:numPr>
          <w:ilvl w:val="1"/>
          <w:numId w:val="8"/>
        </w:numPr>
        <w:rPr>
          <w:lang w:val="en-GB"/>
        </w:rPr>
      </w:pPr>
      <w:bookmarkStart w:id="1105" w:name="_Toc105763167"/>
      <w:r w:rsidRPr="00DA5019">
        <w:rPr>
          <w:i/>
          <w:iCs/>
          <w:lang w:val="en-GB"/>
        </w:rPr>
        <w:t>ProtModel</w:t>
      </w:r>
      <w:r>
        <w:rPr>
          <w:lang w:val="en-GB"/>
        </w:rPr>
        <w:t xml:space="preserve"> Performance</w:t>
      </w:r>
      <w:bookmarkEnd w:id="1105"/>
    </w:p>
    <w:p w14:paraId="7A000354" w14:textId="743ADA9F" w:rsidR="00D152C9" w:rsidRPr="00D152C9" w:rsidRDefault="00B304E6" w:rsidP="00B304E6">
      <w:pPr>
        <w:widowControl w:val="0"/>
        <w:autoSpaceDE w:val="0"/>
        <w:autoSpaceDN w:val="0"/>
        <w:adjustRightInd w:val="0"/>
        <w:rPr>
          <w:lang w:val="es-E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successfully yielded accurate inferences of protein evolution</w:t>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r w:rsidR="00D152C9">
        <w:rPr>
          <w:lang w:val="en-GB"/>
        </w:rPr>
        <w:t xml:space="preserve"> </w:t>
      </w:r>
      <w:r w:rsidR="00D152C9">
        <w:rPr>
          <w:lang w:val="en-US"/>
        </w:rPr>
        <w:t xml:space="preserve">(e.g. </w:t>
      </w:r>
      <w:r w:rsidR="00D152C9">
        <w:rPr>
          <w:lang w:val="en-US"/>
        </w:rPr>
        <w:fldChar w:fldCharType="begin"/>
      </w:r>
      <w:r w:rsidR="00D152C9">
        <w:rPr>
          <w:lang w:val="en-US"/>
        </w:rPr>
        <w:instrText xml:space="preserve"> ADDIN ZOTERO_ITEM CSL_CITATION {"citationID":"nBJ3YHSZ","properties":{"formattedCitation":"(Arenas et\\uc0\\u160{}al., 2013, 2015, 2017; Arenas &amp; Bastolla, 2019; Challis &amp; Schmidler, 2012; Garc\\uc0\\u237{}a-Portugu\\uc0\\u233{}s et\\uc0\\u160{}al., 2018; Golden et\\uc0\\u160{}al., 2017; Herman et\\uc0\\u160{}al., 2014; Norn et\\uc0\\u160{}al., 2021; Perron et\\uc0\\u160{}al., 2019)","plainCitation":"(Arenas et al., 2013, 2015, 2017; Arenas &amp; Bastolla, 2019; Challis &amp; Schmidler, 2012; García-Portugués et al., 2018; Golden et al., 2017; Herman et al., 2014; Norn et al., 2021; Perron et al., 2019)","noteIndex":0},"citationItems":[{"id":287,"uris":["http://zotero.org/users/local/3HvvyIsJ/items/2MG3YQEM"],"itemData":{"id":287,"type":"article-journal","abstract":"Motivation: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A."},{"family":"Bastolla","given":"Ugo"}],"issued":{"date-parts":[["2017",11,5]]}}},{"id":250,"uris":["http://zotero.org/users/local/3HvvyIsJ/items/TEBXVFL6"],"itemData":{"id":250,"type":"article-journal","container-title":"Methods in Ecology and Evolution","DOI":"10.1111/2041-210X.13341","journalAbbreviation":"Methods Ecol Evol","language":"en","page":"248-257","source":"Zotero","title":"ProtASR2: Ancestral reconstruction of protein sequences accounting for folding stability","volume":"11","author":[{"family":"Arenas","given":"Miguel"},{"family":"Bastolla","given":"Ugo"}],"issued":{"date-parts":[["2019",11]]}}},{"id":777,"uris":["http://zotero.org/users/local/3HvvyIsJ/items/AJJBZACK"],"itemData":{"id":777,"type":"article-journal","abstract":"We present a stochastic process model for the joint evolution of protein primary and tertiary structure, suitable for use in alignment and estimation of phylogeny. Indels arise from a classic Links model, and mutations follow a standard substitution matrix, whereas backbone atoms diffuse in three-dimensional space according to an Ornstein–Uhlenbeck process. The model allows for simultaneous estimation of evolutionary distances, indel rates, structural drift rates, and alignments, while fully accounting for uncertainty. The inclusion of structural information enables phylogenetic inference on time scales not previously attainable with sequence evolution models. The model also provides a tool for testing evolutionary hypotheses and improving our understanding of protein structural evolution.","container-title":"Molecular Biology and Evolution","DOI":"10.1093/molbev/mss167","ISSN":"0737-4038, 1537-1719","issue":"11","journalAbbreviation":"Molecular Biology and Evolution","language":"en","page":"3575-3587","source":"DOI.org (Crossref)","title":"A Stochastic Evolutionary Model for Protein Structure Alignment and Phylogeny","volume":"29","author":[{"family":"Challis","given":"C. J."},{"family":"Schmidler","given":"S. C."}],"issued":{"date-parts":[["2012",11,1]]}}},{"id":770,"uris":["http://zotero.org/users/local/3HvvyIsJ/items/XTTVIQHM"],"itemData":{"id":770,"type":"book","abstract":"This chapter shows how toroidal diﬀusions are convenient methodological tools for modelling protein evolution in a probabilistic framework. The chapter addresses the construction of ergodic diﬀusions with stationary distributions equal to well-known directional distributions, which can be regarded as toroidal analogues of the Ornstein–Uhlenbeck process. The important challenges that arise in the estimation of the diﬀusion parameters require the consideration of tractable approximate likelihoods and, among the several approaches introduced, the one yielding a speciﬁc approximation to the transition density of the wrapped normal process is shown to give the best empirical performance on average. This provides the methodological building block for Evolutionary Torus Dynamic Bayesian Network (ETDBN), a hidden Markov model for protein evolution that emits a wrapped normal process and two continuous-time Markov chains per hidden state. The chapter describes the main features of ETDBN, which allows for both “smooth” conformational changes and “catastrophic” conformational jumps, and several empirical benchmarks. The insights into the relationship between sequence and structure evolution that ETDBN provides are illustrated in a case study.","language":"en","note":"DOI: 10.1201/9781315228570\narXiv:1804.00285 [q-bio, stat]","source":"arXiv.org","title":"Toroidal diffusions and protein structure evolution","URL":"http://arxiv.org/abs/1804.00285","author":[{"family":"García-Portugués","given":"Eduardo"},{"family":"Golden","given":"Michael"},{"family":"Sørensen","given":"Michael"},{"family":"Mardia","given":"Kanti V."},{"family":"Hamelryck","given":"Thomas"},{"family":"Hein","given":"Jotun"}],"accessed":{"date-parts":[["2022",6,28]]},"issued":{"date-parts":[["2018",9,3]]}}},{"id":773,"uris":["http://zotero.org/users/local/3HvvyIsJ/items/27DCAYXQ"],"itemData":{"id":773,"type":"article-journal","abstract":"Recently described stochastic models of protein evolution have demonstrated that the inclusion of structural information in addition to amino acid sequences leads to a more reliable estimation of evolutionary parameters. We present a generative, evolutionary model of protein structure and sequence that is valid on a local length scale. The model concerns the local dependencies between sequence and structure evolution in a pair of homologous proteins. The evolutionary trajectory between the two structures in the protein pair is treated as a random walk in dihedral angle space, which is modeled using a novel angular diffusion process on the two-dimensional torus. Coupling sequence and structure evolution in our model allows for modeling both “smooth” conformational changes and “catastrophic” conformational jumps, conditioned on the amino acid changes. The model has interpretable parameters and is comparatively more realistic than previous stochastic models, providing new insights into the relationship between sequence and structure evolution. For example, using the trained model we were able to identify an apparent sequence–structure evolutionary motif present in a large number of homologous protein pairs. The generative nature of our model enables us to evaluate its validity and its ability to simulate aspects of protein evolution conditioned on an amino acid sequence, a related amino acid sequence, a related structure or any combination thereof.","container-title":"Molecular Biology and Evolution","DOI":"10.1093/molbev/msx137","ISSN":"0737-4038, 1537-1719","issue":"8","language":"en","page":"2085-2100","source":"DOI.org (Crossref)","title":"A Generative Angular Model of Protein Structure Evolution","volume":"34","author":[{"family":"Golden","given":"Michael"},{"family":"García-Portugués","given":"Eduardo"},{"family":"Sørensen","given":"Michael"},{"family":"Mardia","given":"Kanti V."},{"family":"Hamelryck","given":"Thomas"},{"family":"Hein","given":"Jotun"}],"issued":{"date-parts":[["2017",8,1]]}}},{"id":775,"uris":["http://zotero.org/users/local/3HvvyIsJ/items/2KJBHV24"],"itemData":{"id":775,"type":"article-journal","abstract":"For sequences that are highly divergent, there is often insufﬁcient information to infer accurate alignments, and phylogenetic uncertainty may be high. One way to address this issue is to make use of protein structural information, since structures generally diverge more slowly than sequences. In this work, we extend a recently developed stochastic model of pairwise structural evolution to multiple structures on a tree, analytically integrating over ancestral structures to permit efﬁcient likelihood computations under the resulting joint sequence–structure model. We observe that the inclusion of structural information signiﬁcantly reduces alignment and topology uncertainty, and reduces the number of topology and alignment errors in cases where the true trees and alignments are known. In some cases, the inclusion of structure results in changes to the consensus topology, indicating that structure may contain additional information beyond that which can be obtained from sequences. We use the model to investigate the order of divergence of cytoglobins, myoglobins, and hemoglobins and observe a stabilization of phylogenetic inference: although a sequence-based inference assigns signiﬁcant posterior probability to several different topologies, the structural model strongly favors one of these over the others and is more robust to the choice of data set.","container-title":"Molecular Biology and Evolution","DOI":"10.1093/molbev/msu184","ISSN":"1537-1719, 0737-4038","issue":"9","language":"en","page":"2251-2266","source":"DOI.org (Crossref)","title":"Simultaneous Bayesian Estimation of Alignment and Phylogeny under a Joint Model of Protein Sequence and Structure","volume":"31","author":[{"family":"Herman","given":"Joseph L."},{"family":"Challis","given":"Christopher J."},{"family":"Novák","given":"Ádám"},{"family":"Hein","given":"Jotun"},{"family":"Schmidler","given":"Scott C."}],"issued":{"date-parts":[["2014",9]]}}},{"id":796,"uris":["http://zotero.org/users/local/3HvvyIsJ/items/UX8LAV74"],"itemData":{"id":796,"type":"article-journal","abstract":"Proteins evolve under a myriad of biophysical selection pressures that collectively control the patterns of amino acid substitutions. These evolutionary pressures are sufficiently consistent over time and across protein families to produce substitution patterns, summarized in global amino acid substitution matrices such as BLOSUM, JTT, WAG, and LG, which can be used to successfully detect homologs, infer phylogenies, and reconstruct ancestral sequences. Although the factors that govern the variation of amino acid substitution rates have received much attention, the influence of thermodynamic stability constraints remains unresolved. Here we develop a simple model to calculate amino acid substitution matrices from evolutionary dynamics controlled by a fitness function that reports on the thermodynamic effects of amino acid mutations in protein structures. This hybrid biophysical and evolutionary model accounts for nucleotide transition/transversion rate bias, multi-nucleotide codon changes, the number of codons per amino acid, and thermodynamic protein stability. We find that our theoretical model accurately recapitulates the complex yet universal pattern observed in common global amino acid substitution matrices used in phylogenetics. These results suggest that selection for thermodynamically stable proteins, coupled with nucleotide mutation bias filtered by the structure of the genetic code, is the primary driver behind the global amino acid substitution patterns observed in proteins throughout the tree of life.","container-title":"Protein Science","DOI":"10.1002/pro.4155","ISSN":"0961-8368, 1469-896X","issue":"10","journalAbbreviation":"Protein Science","language":"en","page":"2057-2068","source":"DOI.org (Crossref)","title":"A thermodynamic model of protein structure evolution explains empirical amino acid substitution matrices","volume":"30","author":[{"family":"Norn","given":"Christoffer"},{"family":"André","given":"Ingemar"},{"family":"Theobald","given":"Douglas L."}],"issued":{"date-parts":[["2021",10]]}}},{"id":717,"uris":["http://zotero.org/users/local/3HvvyIsJ/items/VBSTZF4L"],"itemData":{"id":717,"type":"article-journal","abstract":"Few models of sequence evolution incorporate parameters describing protein structure, despite its high conservation, essential functional role and increasing availability. We present a structurally aware empirical substitution model for amino acid sequence evolution in which proteins are expressed using an expanded alphabet that relays both amino acid identity and structural information. Each character speciﬁes an amino acid as well as information about the rotamer conﬁguration of its side-chain: the discrete geomet</w:instrText>
      </w:r>
      <w:r w:rsidR="00D152C9" w:rsidRPr="00D152C9">
        <w:rPr>
          <w:lang w:val="es-ES"/>
        </w:rPr>
        <w:instrText>ric pattern of permitted side-chain atomic positions, as de</w:instrText>
      </w:r>
      <w:r w:rsidR="00D152C9">
        <w:rPr>
          <w:lang w:val="en-US"/>
        </w:rPr>
        <w:instrText>ﬁ</w:instrText>
      </w:r>
      <w:r w:rsidR="00D152C9" w:rsidRPr="00D152C9">
        <w:rPr>
          <w:lang w:val="es-ES"/>
        </w:rPr>
        <w:instrText>ned by the dihedral angles between covalently linked atoms. By assigning rotamer states in 251,194 protein structures and identifying 4,508,390 substitutions between closely related sequences, we generate a 55-state “Dayhoff-like” model that shows that the evolutionary properties of amino acids depend strongly upon side-chain geometry. The model performs as well as or better than traditional 20-state models for divergence time estimation, tree inference, and ancestral state reconstruction. We conclude that not only is rotamer con</w:instrText>
      </w:r>
      <w:r w:rsidR="00D152C9">
        <w:rPr>
          <w:lang w:val="en-US"/>
        </w:rPr>
        <w:instrText>ﬁ</w:instrText>
      </w:r>
      <w:r w:rsidR="00D152C9" w:rsidRPr="00D152C9">
        <w:rPr>
          <w:lang w:val="es-ES"/>
        </w:rPr>
        <w:instrText xml:space="preserve">guration a valuable source of information for phylogenetic studies, but that modeling the concomitant evolution of sequence and structure may have important implications for understanding protein folding and function.","container-title":"Molecular Biology and Evolution","DOI":"10.1093/molbev/msz122","ISSN":"0737-4038, 1537-1719","issue":"9","language":"en","page":"2086-2103","source":"DOI.org (Crossref)","title":"Modeling Structural Constraints on Protein Evolution via Side-Chain Conformational States","volume":"36","author":[{"family":"Perron","given":"Umberto"},{"family":"Kozlov","given":"Alexey M"},{"family":"Stamatakis","given":"Alexandros"},{"family":"Goldman","given":"Nick"},{"family":"Moal","given":"Iain H"}],"editor":[{"family":"Pupko","given":"Tal"}],"issued":{"date-parts":[["2019",9,1]]}}}],"schema":"https://github.com/citation-style-language/schema/raw/master/csl-citation.json"} </w:instrText>
      </w:r>
      <w:r w:rsidR="00D152C9">
        <w:rPr>
          <w:lang w:val="en-US"/>
        </w:rPr>
        <w:fldChar w:fldCharType="separate"/>
      </w:r>
      <w:r w:rsidR="00D152C9" w:rsidRPr="00D152C9">
        <w:rPr>
          <w:lang w:val="es-ES"/>
        </w:rPr>
        <w:t>Arenas et al., 2013, 2015, 2017; Arenas &amp; Bastolla, 2019; Challis &amp; Schmidler, 2012; García-Portugués et al., 2018; Golden et al., 2017; Herman et al., 2014; Norn et al., 2021; Perron et al., 2019)</w:t>
      </w:r>
      <w:r w:rsidR="00D152C9">
        <w:rPr>
          <w:lang w:val="en-US"/>
        </w:rPr>
        <w:fldChar w:fldCharType="end"/>
      </w:r>
      <w:r w:rsidR="00D152C9" w:rsidRPr="00D152C9">
        <w:rPr>
          <w:lang w:val="es-ES"/>
        </w:rPr>
        <w:t>.</w:t>
      </w:r>
    </w:p>
    <w:p w14:paraId="18A26CA6" w14:textId="77777777" w:rsidR="00B304E6" w:rsidRPr="00D152C9" w:rsidRDefault="00B304E6" w:rsidP="00B304E6">
      <w:pPr>
        <w:widowControl w:val="0"/>
        <w:autoSpaceDE w:val="0"/>
        <w:autoSpaceDN w:val="0"/>
        <w:adjustRightInd w:val="0"/>
        <w:rPr>
          <w:lang w:val="es-ES"/>
        </w:rPr>
      </w:pPr>
    </w:p>
    <w:p w14:paraId="778E2C15" w14:textId="66CBF76E" w:rsidR="00245C0A" w:rsidRDefault="00245C0A" w:rsidP="00245C0A">
      <w:pPr>
        <w:rPr>
          <w:lang w:val="en-GB"/>
        </w:rPr>
      </w:pPr>
      <w:r>
        <w:rPr>
          <w:lang w:val="en-US"/>
        </w:rPr>
        <w:t>We</w:t>
      </w:r>
      <w:r w:rsidR="00B304E6" w:rsidRPr="00364697">
        <w:rPr>
          <w:lang w:val="en-US"/>
        </w:rPr>
        <w:t xml:space="preserve"> </w:t>
      </w:r>
      <w:r w:rsidR="006E4121" w:rsidRPr="00364697">
        <w:rPr>
          <w:lang w:val="en-US"/>
        </w:rPr>
        <w:t>performed</w:t>
      </w:r>
      <w:r w:rsidR="00B304E6" w:rsidRPr="00364697">
        <w:rPr>
          <w:lang w:val="en-US"/>
        </w:rPr>
        <w:t xml:space="preserve"> an evaluation of </w:t>
      </w:r>
      <w:r w:rsidR="00B304E6" w:rsidRPr="00364697">
        <w:rPr>
          <w:i/>
          <w:lang w:val="en-US"/>
        </w:rPr>
        <w:t>Pr</w:t>
      </w:r>
      <w:r w:rsidR="00277571">
        <w:rPr>
          <w:i/>
          <w:lang w:val="en-US"/>
        </w:rPr>
        <w:t>otModel</w:t>
      </w:r>
      <w:r w:rsidR="00B304E6" w:rsidRPr="00364697">
        <w:rPr>
          <w:lang w:val="en-US"/>
        </w:rPr>
        <w:t xml:space="preserve"> </w:t>
      </w:r>
      <w:r>
        <w:rPr>
          <w:lang w:val="en-GB"/>
        </w:rPr>
        <w:t>considering three substitution models Dayhoff (empirical model)</w:t>
      </w:r>
      <w:r w:rsidR="00D152C9">
        <w:rPr>
          <w:lang w:val="en-GB"/>
        </w:rPr>
        <w:t xml:space="preserve"> </w:t>
      </w:r>
      <w:r w:rsidR="00D152C9">
        <w:rPr>
          <w:lang w:val="en-GB"/>
        </w:rPr>
        <w:fldChar w:fldCharType="begin"/>
      </w:r>
      <w:r w:rsidR="00D152C9">
        <w:rPr>
          <w:lang w:val="en-GB"/>
        </w:rPr>
        <w:instrText xml:space="preserve"> ADDIN ZOTERO_ITEM CSL_CITATION {"citationID":"3JyvLODE","properties":{"formattedCitation":"(Dayhoff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Pr>
          <w:lang w:val="en-GB"/>
        </w:rPr>
        <w:t xml:space="preserve">, Fitness and Neutral </w:t>
      </w:r>
      <w:r>
        <w:rPr>
          <w:lang w:val="en-GB"/>
        </w:rPr>
        <w:fldChar w:fldCharType="begin"/>
      </w:r>
      <w:r>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D37C95">
        <w:rPr>
          <w:lang w:val="en-US"/>
        </w:rPr>
        <w:t>(Arenas et al., 2015)</w:t>
      </w:r>
      <w:r>
        <w:rPr>
          <w:lang w:val="en-GB"/>
        </w:rPr>
        <w:fldChar w:fldCharType="end"/>
      </w:r>
      <w:r>
        <w:rPr>
          <w:lang w:val="en-GB"/>
        </w:rPr>
        <w:t xml:space="preserve"> (both SCS models), and with a dataset of 27 sequences and the 1TDE structure </w:t>
      </w:r>
      <w:r>
        <w:rPr>
          <w:lang w:val="en-GB"/>
        </w:rPr>
        <w:fldChar w:fldCharType="begin"/>
      </w:r>
      <w:r>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Pr>
          <w:lang w:val="en-GB"/>
        </w:rPr>
        <w:fldChar w:fldCharType="separate"/>
      </w:r>
      <w:r w:rsidRPr="00662F81">
        <w:rPr>
          <w:lang w:val="en-US"/>
        </w:rPr>
        <w:t>(Waksman et al., 1994)</w:t>
      </w:r>
      <w:r>
        <w:rPr>
          <w:lang w:val="en-GB"/>
        </w:rPr>
        <w:fldChar w:fldCharType="end"/>
      </w:r>
      <w:r>
        <w:rPr>
          <w:lang w:val="en-GB"/>
        </w:rPr>
        <w:t xml:space="preserve"> of the t</w:t>
      </w:r>
      <w:r w:rsidRPr="00B421FF">
        <w:rPr>
          <w:lang w:val="en-GB"/>
        </w:rPr>
        <w:t>hioredoxin reductase</w:t>
      </w:r>
      <w:r>
        <w:rPr>
          <w:lang w:val="en-GB"/>
        </w:rPr>
        <w:t xml:space="preserve"> protein family. We </w:t>
      </w:r>
      <w:ins w:id="1106" w:author="Catarina Brancoi" w:date="2022-07-25T17:45:00Z">
        <w:r w:rsidR="00446603">
          <w:rPr>
            <w:lang w:val="en-GB"/>
          </w:rPr>
          <w:t xml:space="preserve">used </w:t>
        </w:r>
        <w:r w:rsidR="00446603" w:rsidRPr="00364697">
          <w:rPr>
            <w:i/>
            <w:lang w:val="en-US"/>
          </w:rPr>
          <w:t>ProteinEvolver</w:t>
        </w:r>
        <w:r w:rsidR="00446603">
          <w:rPr>
            <w:i/>
            <w:lang w:val="en-US"/>
          </w:rPr>
          <w:t>ProtABC</w:t>
        </w:r>
        <w:r w:rsidR="00446603" w:rsidDel="00446603">
          <w:rPr>
            <w:lang w:val="en-GB"/>
          </w:rPr>
          <w:t xml:space="preserve"> </w:t>
        </w:r>
      </w:ins>
      <w:ins w:id="1107" w:author="Catarina Brancoi" w:date="2022-07-25T17:46:00Z">
        <w:r w:rsidR="00446603">
          <w:rPr>
            <w:lang w:val="en-GB"/>
          </w:rPr>
          <w:t xml:space="preserve">to </w:t>
        </w:r>
      </w:ins>
      <w:del w:id="1108" w:author="Catarina Brancoi" w:date="2022-07-25T17:44:00Z">
        <w:r w:rsidDel="00446603">
          <w:rPr>
            <w:lang w:val="en-GB"/>
          </w:rPr>
          <w:delText>used</w:delText>
        </w:r>
        <w:r w:rsidDel="00446603">
          <w:rPr>
            <w:lang w:val="en-US"/>
          </w:rPr>
          <w:delText xml:space="preserve"> </w:delText>
        </w:r>
      </w:del>
      <w:ins w:id="1109" w:author="Catarina Brancoi" w:date="2022-07-25T17:44:00Z">
        <w:r w:rsidR="00446603">
          <w:rPr>
            <w:lang w:val="en-GB"/>
          </w:rPr>
          <w:t>perform a</w:t>
        </w:r>
        <w:r w:rsidR="00446603">
          <w:rPr>
            <w:lang w:val="en-US"/>
          </w:rPr>
          <w:t xml:space="preserve"> </w:t>
        </w:r>
      </w:ins>
      <w:r>
        <w:rPr>
          <w:lang w:val="en-US"/>
        </w:rPr>
        <w:t>different number of protein simulations (10</w:t>
      </w:r>
      <w:ins w:id="1110" w:author="Catarina Brancoi" w:date="2022-07-25T17:44:00Z">
        <w:r w:rsidR="0049244A">
          <w:rPr>
            <w:lang w:val="en-US"/>
          </w:rPr>
          <w:t>,</w:t>
        </w:r>
      </w:ins>
      <w:del w:id="1111" w:author="Catarina Brancoi" w:date="2022-07-25T17:44:00Z">
        <w:r w:rsidDel="0049244A">
          <w:rPr>
            <w:lang w:val="en-US"/>
          </w:rPr>
          <w:delText xml:space="preserve"> </w:delText>
        </w:r>
      </w:del>
      <w:r>
        <w:rPr>
          <w:lang w:val="en-US"/>
        </w:rPr>
        <w:t>000, 50</w:t>
      </w:r>
      <w:ins w:id="1112" w:author="Catarina Brancoi" w:date="2022-07-25T17:44:00Z">
        <w:r w:rsidR="0049244A">
          <w:rPr>
            <w:lang w:val="en-US"/>
          </w:rPr>
          <w:t>,</w:t>
        </w:r>
      </w:ins>
      <w:del w:id="1113" w:author="Catarina Brancoi" w:date="2022-07-25T17:44:00Z">
        <w:r w:rsidDel="0049244A">
          <w:rPr>
            <w:lang w:val="en-US"/>
          </w:rPr>
          <w:delText xml:space="preserve"> </w:delText>
        </w:r>
      </w:del>
      <w:r>
        <w:rPr>
          <w:lang w:val="en-US"/>
        </w:rPr>
        <w:t>000 and 100</w:t>
      </w:r>
      <w:ins w:id="1114" w:author="Catarina Brancoi" w:date="2022-07-25T17:44:00Z">
        <w:r w:rsidR="0049244A">
          <w:rPr>
            <w:lang w:val="en-US"/>
          </w:rPr>
          <w:t>,</w:t>
        </w:r>
      </w:ins>
      <w:del w:id="1115" w:author="Catarina Brancoi" w:date="2022-07-25T17:44:00Z">
        <w:r w:rsidDel="0049244A">
          <w:rPr>
            <w:lang w:val="en-US"/>
          </w:rPr>
          <w:delText xml:space="preserve"> </w:delText>
        </w:r>
      </w:del>
      <w:r>
        <w:rPr>
          <w:lang w:val="en-US"/>
        </w:rPr>
        <w:t xml:space="preserve">000) </w:t>
      </w:r>
      <w:del w:id="1116" w:author="Catarina Brancoi" w:date="2022-07-25T17:45:00Z">
        <w:r w:rsidDel="00446603">
          <w:rPr>
            <w:lang w:val="en-US"/>
          </w:rPr>
          <w:delText>p</w:delText>
        </w:r>
        <w:r w:rsidRPr="00262D26" w:rsidDel="00446603">
          <w:rPr>
            <w:lang w:val="en-GB"/>
          </w:rPr>
          <w:delText xml:space="preserve">arameterized </w:delText>
        </w:r>
      </w:del>
      <w:r w:rsidRPr="00262D26">
        <w:rPr>
          <w:lang w:val="en-GB"/>
        </w:rPr>
        <w:t>under</w:t>
      </w:r>
      <w:r>
        <w:rPr>
          <w:lang w:val="en-GB"/>
        </w:rPr>
        <w:t xml:space="preserve"> a </w:t>
      </w:r>
      <w:del w:id="1117" w:author="Catarina Brancoi" w:date="2022-07-25T17:45:00Z">
        <w:r w:rsidRPr="004048FD" w:rsidDel="00446603">
          <w:rPr>
            <w:i/>
            <w:iCs/>
            <w:lang w:val="en-GB"/>
          </w:rPr>
          <w:delText>θ</w:delText>
        </w:r>
        <w:r w:rsidDel="00446603">
          <w:rPr>
            <w:lang w:val="en-GB"/>
          </w:rPr>
          <w:delText xml:space="preserve"> </w:delText>
        </w:r>
      </w:del>
      <w:r>
        <w:rPr>
          <w:lang w:val="en-GB"/>
        </w:rPr>
        <w:t xml:space="preserve">uniform </w:t>
      </w:r>
      <w:ins w:id="1118" w:author="Catarina Brancoi" w:date="2022-07-25T17:45:00Z">
        <w:r w:rsidR="00446603">
          <w:rPr>
            <w:lang w:val="en-GB"/>
          </w:rPr>
          <w:t xml:space="preserve">prior distribution for </w:t>
        </w:r>
        <w:r w:rsidR="00446603" w:rsidRPr="004048FD">
          <w:rPr>
            <w:i/>
            <w:iCs/>
            <w:lang w:val="en-GB"/>
          </w:rPr>
          <w:t>θ</w:t>
        </w:r>
        <w:r w:rsidR="00446603">
          <w:rPr>
            <w:lang w:val="en-GB"/>
          </w:rPr>
          <w:t xml:space="preserve"> </w:t>
        </w:r>
      </w:ins>
      <w:r>
        <w:rPr>
          <w:lang w:val="en-GB"/>
        </w:rPr>
        <w:t xml:space="preserve">(0, 500) </w:t>
      </w:r>
      <w:del w:id="1119" w:author="Catarina Brancoi" w:date="2022-07-25T17:45:00Z">
        <w:r w:rsidDel="00446603">
          <w:rPr>
            <w:lang w:val="en-GB"/>
          </w:rPr>
          <w:delText xml:space="preserve">prior distribution </w:delText>
        </w:r>
      </w:del>
      <w:r>
        <w:rPr>
          <w:lang w:val="en-GB"/>
        </w:rPr>
        <w:t>which</w:t>
      </w:r>
      <w:r w:rsidRPr="00262D26">
        <w:rPr>
          <w:lang w:val="en-GB"/>
        </w:rPr>
        <w:t xml:space="preserve"> encompass values that are commonly observed in real data </w:t>
      </w:r>
      <w:r>
        <w:rPr>
          <w:lang w:val="en-GB"/>
        </w:rPr>
        <w:fldChar w:fldCharType="begin"/>
      </w:r>
      <w:r>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Pr>
          <w:lang w:val="en-GB"/>
        </w:rPr>
        <w:fldChar w:fldCharType="separate"/>
      </w:r>
      <w:r w:rsidRPr="00662F81">
        <w:rPr>
          <w:lang w:val="en-US"/>
        </w:rPr>
        <w:t>(Lopes et al., 2014)</w:t>
      </w:r>
      <w:r>
        <w:rPr>
          <w:lang w:val="en-GB"/>
        </w:rPr>
        <w:fldChar w:fldCharType="end"/>
      </w:r>
      <w:del w:id="1120" w:author="Catarina Brancoi" w:date="2022-07-25T17:45:00Z">
        <w:r w:rsidDel="00446603">
          <w:rPr>
            <w:lang w:val="en-US"/>
          </w:rPr>
          <w:delText xml:space="preserve"> </w:delText>
        </w:r>
        <w:r w:rsidR="00B304E6" w:rsidRPr="00364697" w:rsidDel="00446603">
          <w:rPr>
            <w:lang w:val="en-US"/>
          </w:rPr>
          <w:delText xml:space="preserve">with </w:delText>
        </w:r>
        <w:r w:rsidR="00B304E6" w:rsidRPr="00364697" w:rsidDel="00446603">
          <w:rPr>
            <w:i/>
            <w:lang w:val="en-US"/>
          </w:rPr>
          <w:delText>ProteinEvolver</w:delText>
        </w:r>
        <w:r w:rsidR="00D37C95" w:rsidDel="00446603">
          <w:rPr>
            <w:i/>
            <w:lang w:val="en-US"/>
          </w:rPr>
          <w:delText>Prot</w:delText>
        </w:r>
        <w:r w:rsidR="00277571" w:rsidDel="00446603">
          <w:rPr>
            <w:i/>
            <w:lang w:val="en-US"/>
          </w:rPr>
          <w:delText>ABC</w:delText>
        </w:r>
      </w:del>
      <w:r>
        <w:rPr>
          <w:iCs/>
          <w:lang w:val="en-US"/>
        </w:rPr>
        <w:t>. We applied the three ABC methods (</w:t>
      </w:r>
      <w:r w:rsidRPr="00446603">
        <w:rPr>
          <w:i/>
          <w:lang w:val="en-US"/>
          <w:rPrChange w:id="1121" w:author="Catarina Brancoi" w:date="2022-07-25T17:46:00Z">
            <w:rPr>
              <w:iCs/>
              <w:lang w:val="en-US"/>
            </w:rPr>
          </w:rPrChange>
        </w:rPr>
        <w:t>rejection</w:t>
      </w:r>
      <w:r>
        <w:rPr>
          <w:iCs/>
          <w:lang w:val="en-US"/>
        </w:rPr>
        <w:t xml:space="preserve">, </w:t>
      </w:r>
      <w:r w:rsidRPr="00446603">
        <w:rPr>
          <w:i/>
          <w:lang w:val="en-US"/>
          <w:rPrChange w:id="1122" w:author="Catarina Brancoi" w:date="2022-07-25T17:46:00Z">
            <w:rPr>
              <w:iCs/>
              <w:lang w:val="en-US"/>
            </w:rPr>
          </w:rPrChange>
        </w:rPr>
        <w:t>mnlogistic</w:t>
      </w:r>
      <w:r>
        <w:rPr>
          <w:iCs/>
          <w:lang w:val="en-US"/>
        </w:rPr>
        <w:t xml:space="preserve"> and </w:t>
      </w:r>
      <w:r w:rsidRPr="00446603">
        <w:rPr>
          <w:i/>
          <w:lang w:val="en-US"/>
          <w:rPrChange w:id="1123" w:author="Catarina Brancoi" w:date="2022-07-25T17:46:00Z">
            <w:rPr>
              <w:iCs/>
              <w:lang w:val="en-US"/>
            </w:rPr>
          </w:rPrChange>
        </w:rPr>
        <w:t>neuralnet</w:t>
      </w:r>
      <w:r>
        <w:rPr>
          <w:iCs/>
          <w:lang w:val="en-US"/>
        </w:rPr>
        <w:t>) and,</w:t>
      </w:r>
      <w:r>
        <w:rPr>
          <w:lang w:val="en-US"/>
        </w:rPr>
        <w:t xml:space="preserve"> </w:t>
      </w:r>
      <w:r>
        <w:rPr>
          <w:lang w:val="en-GB"/>
        </w:rPr>
        <w:t xml:space="preserve">as in previous studies </w:t>
      </w:r>
      <w:r>
        <w:rPr>
          <w:lang w:val="en-GB"/>
        </w:rPr>
        <w:fldChar w:fldCharType="begin"/>
      </w:r>
      <w:r>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Pr>
          <w:lang w:val="en-GB"/>
        </w:rPr>
        <w:fldChar w:fldCharType="separate"/>
      </w:r>
      <w:r w:rsidRPr="00D37C95">
        <w:rPr>
          <w:lang w:val="en-US"/>
        </w:rPr>
        <w:t>(Arenas et al., 2020)</w:t>
      </w:r>
      <w:r>
        <w:rPr>
          <w:lang w:val="en-GB"/>
        </w:rPr>
        <w:fldChar w:fldCharType="end"/>
      </w:r>
      <w:r>
        <w:rPr>
          <w:lang w:val="en-GB"/>
        </w:rPr>
        <w:t xml:space="preserve">, we made a cross-validation of the </w:t>
      </w:r>
      <w:r w:rsidRPr="00262D26">
        <w:rPr>
          <w:lang w:val="en-GB"/>
        </w:rPr>
        <w:t>ABC</w:t>
      </w:r>
      <w:r>
        <w:rPr>
          <w:lang w:val="en-GB"/>
        </w:rPr>
        <w:t xml:space="preserve"> methods </w:t>
      </w:r>
      <w:r w:rsidRPr="00D75EDB">
        <w:rPr>
          <w:lang w:val="en-GB"/>
        </w:rPr>
        <w:t>based on 100 pseudo-observed simulations</w:t>
      </w:r>
      <w:r>
        <w:rPr>
          <w:lang w:val="en-GB"/>
        </w:rPr>
        <w:t xml:space="preserve"> with </w:t>
      </w:r>
      <w:r w:rsidRPr="00D75EDB">
        <w:rPr>
          <w:lang w:val="en-GB"/>
        </w:rPr>
        <w:t xml:space="preserve">a tolerance of </w:t>
      </w:r>
      <w:r>
        <w:rPr>
          <w:lang w:val="en-GB"/>
        </w:rPr>
        <w:t>0.005, 0.0</w:t>
      </w:r>
      <w:r w:rsidRPr="00D75EDB">
        <w:rPr>
          <w:lang w:val="en-GB"/>
        </w:rPr>
        <w:t>1</w:t>
      </w:r>
      <w:r w:rsidRPr="00262D26">
        <w:rPr>
          <w:lang w:val="en-GB"/>
        </w:rPr>
        <w:t xml:space="preserve"> </w:t>
      </w:r>
      <w:r>
        <w:rPr>
          <w:lang w:val="en-GB"/>
        </w:rPr>
        <w:t xml:space="preserve">and 0.05 </w:t>
      </w:r>
      <w:r>
        <w:rPr>
          <w:lang w:val="en-GB"/>
        </w:rPr>
        <w:fldChar w:fldCharType="begin"/>
      </w:r>
      <w:r>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Pr>
          <w:lang w:val="en-GB"/>
        </w:rPr>
        <w:fldChar w:fldCharType="separate"/>
      </w:r>
      <w:r w:rsidRPr="00D37C95">
        <w:rPr>
          <w:lang w:val="en-US"/>
        </w:rPr>
        <w:t>(Csilléry et al., 2012)</w:t>
      </w:r>
      <w:r>
        <w:rPr>
          <w:lang w:val="en-GB"/>
        </w:rPr>
        <w:fldChar w:fldCharType="end"/>
      </w:r>
      <w:r>
        <w:rPr>
          <w:lang w:val="en-GB"/>
        </w:rPr>
        <w:t xml:space="preserve">. </w:t>
      </w:r>
      <w:ins w:id="1124" w:author="Catarina Brancoi" w:date="2022-07-25T17:47:00Z">
        <w:r w:rsidR="00446603">
          <w:rPr>
            <w:lang w:val="en-GB"/>
          </w:rPr>
          <w:t>Additionally, w</w:t>
        </w:r>
      </w:ins>
      <w:del w:id="1125" w:author="Catarina Brancoi" w:date="2022-07-25T17:47:00Z">
        <w:r w:rsidDel="00446603">
          <w:rPr>
            <w:lang w:val="en-GB"/>
          </w:rPr>
          <w:delText>W</w:delText>
        </w:r>
      </w:del>
      <w:r>
        <w:rPr>
          <w:lang w:val="en-GB"/>
        </w:rPr>
        <w:t>e</w:t>
      </w:r>
      <w:r w:rsidRPr="00262D26">
        <w:rPr>
          <w:lang w:val="en-GB"/>
        </w:rPr>
        <w:t xml:space="preserve"> simulated 100 multiple sequence alignments </w:t>
      </w:r>
      <w:r>
        <w:rPr>
          <w:lang w:val="en-GB"/>
        </w:rPr>
        <w:t xml:space="preserve">under each substitution model considered (Dayhoff, Fitness and Neutral) </w:t>
      </w:r>
      <w:del w:id="1126" w:author="Catarina Brancoi" w:date="2022-07-25T17:48:00Z">
        <w:r w:rsidRPr="00262D26" w:rsidDel="00446603">
          <w:rPr>
            <w:lang w:val="en-GB"/>
          </w:rPr>
          <w:delText>(test datasets)</w:delText>
        </w:r>
        <w:r w:rsidDel="00446603">
          <w:rPr>
            <w:lang w:val="en-GB"/>
          </w:rPr>
          <w:delText xml:space="preserve"> </w:delText>
        </w:r>
      </w:del>
      <w:r>
        <w:rPr>
          <w:lang w:val="en-GB"/>
        </w:rPr>
        <w:t>and f</w:t>
      </w:r>
      <w:r w:rsidRPr="00262D26">
        <w:rPr>
          <w:lang w:val="en-GB"/>
        </w:rPr>
        <w:t xml:space="preserve">or every combination of parameters </w:t>
      </w:r>
      <w:r>
        <w:rPr>
          <w:lang w:val="en-GB"/>
        </w:rPr>
        <w:t>(3</w:t>
      </w:r>
      <w:ins w:id="1127" w:author="Catarina Brancoi" w:date="2022-07-25T17:49:00Z">
        <w:r w:rsidR="00446603">
          <w:rPr>
            <w:lang w:val="en-GB"/>
          </w:rPr>
          <w:t xml:space="preserve"> models</w:t>
        </w:r>
      </w:ins>
      <w:ins w:id="1128" w:author="Catarina Brancoi" w:date="2022-07-25T17:47:00Z">
        <w:r w:rsidR="00446603">
          <w:rPr>
            <w:lang w:val="en-GB"/>
          </w:rPr>
          <w:t xml:space="preserve"> ×</w:t>
        </w:r>
      </w:ins>
      <w:ins w:id="1129" w:author="Catarina Brancoi" w:date="2022-07-25T17:48:00Z">
        <w:r w:rsidR="00446603">
          <w:rPr>
            <w:lang w:val="en-GB"/>
          </w:rPr>
          <w:t xml:space="preserve"> </w:t>
        </w:r>
      </w:ins>
      <w:del w:id="1130" w:author="Catarina Brancoi" w:date="2022-07-25T17:47:00Z">
        <w:r w:rsidDel="00446603">
          <w:rPr>
            <w:lang w:val="en-GB"/>
          </w:rPr>
          <w:delText xml:space="preserve"> x</w:delText>
        </w:r>
        <w:r w:rsidRPr="00262D26" w:rsidDel="00446603">
          <w:rPr>
            <w:lang w:val="en-GB"/>
          </w:rPr>
          <w:delText xml:space="preserve"> </w:delText>
        </w:r>
      </w:del>
      <w:r>
        <w:rPr>
          <w:lang w:val="en-GB"/>
        </w:rPr>
        <w:t>3</w:t>
      </w:r>
      <w:ins w:id="1131" w:author="Catarina Brancoi" w:date="2022-07-25T17:48:00Z">
        <w:r w:rsidR="00446603">
          <w:rPr>
            <w:lang w:val="en-GB"/>
          </w:rPr>
          <w:t xml:space="preserve"> </w:t>
        </w:r>
      </w:ins>
      <w:ins w:id="1132" w:author="Catarina Brancoi" w:date="2022-07-25T17:50:00Z">
        <w:r w:rsidR="006D3116">
          <w:rPr>
            <w:lang w:val="en-GB"/>
          </w:rPr>
          <w:t>sets of</w:t>
        </w:r>
      </w:ins>
      <w:ins w:id="1133" w:author="Catarina Brancoi" w:date="2022-07-25T17:49:00Z">
        <w:r w:rsidR="00446603">
          <w:rPr>
            <w:lang w:val="en-GB"/>
          </w:rPr>
          <w:t xml:space="preserve"> simulations </w:t>
        </w:r>
      </w:ins>
      <w:ins w:id="1134" w:author="Catarina Brancoi" w:date="2022-07-25T17:48:00Z">
        <w:r w:rsidR="00446603">
          <w:rPr>
            <w:lang w:val="en-GB"/>
          </w:rPr>
          <w:t>×</w:t>
        </w:r>
      </w:ins>
      <w:del w:id="1135" w:author="Catarina Brancoi" w:date="2022-07-25T17:48:00Z">
        <w:r w:rsidRPr="00262D26" w:rsidDel="00446603">
          <w:rPr>
            <w:lang w:val="en-GB"/>
          </w:rPr>
          <w:delText xml:space="preserve"> </w:delText>
        </w:r>
        <w:r w:rsidDel="00446603">
          <w:rPr>
            <w:lang w:val="en-GB"/>
          </w:rPr>
          <w:delText>x</w:delText>
        </w:r>
      </w:del>
      <w:r>
        <w:rPr>
          <w:lang w:val="en-GB"/>
        </w:rPr>
        <w:t xml:space="preserve"> 3 </w:t>
      </w:r>
      <w:ins w:id="1136" w:author="Catarina Brancoi" w:date="2022-07-25T17:49:00Z">
        <w:r w:rsidR="00446603">
          <w:rPr>
            <w:lang w:val="en-GB"/>
          </w:rPr>
          <w:t>methods</w:t>
        </w:r>
      </w:ins>
      <w:del w:id="1137" w:author="Catarina Brancoi" w:date="2022-07-25T17:50:00Z">
        <w:r w:rsidDel="006D3116">
          <w:rPr>
            <w:lang w:val="en-GB"/>
          </w:rPr>
          <w:delText>= 27</w:delText>
        </w:r>
        <w:r w:rsidRPr="00262D26" w:rsidDel="006D3116">
          <w:rPr>
            <w:lang w:val="en-GB"/>
          </w:rPr>
          <w:delText xml:space="preserve"> combinations</w:delText>
        </w:r>
      </w:del>
      <w:r>
        <w:rPr>
          <w:lang w:val="en-GB"/>
        </w:rPr>
        <w:t>)</w:t>
      </w:r>
      <w:r w:rsidRPr="00262D26">
        <w:rPr>
          <w:lang w:val="en-GB"/>
        </w:rPr>
        <w:t xml:space="preserve">, </w:t>
      </w:r>
      <w:ins w:id="1138" w:author="Catarina Brancoi" w:date="2022-07-25T17:48:00Z">
        <w:r w:rsidR="00446603">
          <w:rPr>
            <w:lang w:val="en-GB"/>
          </w:rPr>
          <w:t xml:space="preserve">which </w:t>
        </w:r>
      </w:ins>
      <w:ins w:id="1139" w:author="Catarina Brancoi" w:date="2022-07-25T17:51:00Z">
        <w:r w:rsidR="006D3116">
          <w:rPr>
            <w:lang w:val="en-GB"/>
          </w:rPr>
          <w:t>were used</w:t>
        </w:r>
      </w:ins>
      <w:ins w:id="1140" w:author="Catarina Brancoi" w:date="2022-07-25T17:48:00Z">
        <w:r w:rsidR="00446603">
          <w:rPr>
            <w:lang w:val="en-GB"/>
          </w:rPr>
          <w:t xml:space="preserve"> as </w:t>
        </w:r>
        <w:r w:rsidR="00446603" w:rsidRPr="00262D26">
          <w:rPr>
            <w:lang w:val="en-GB"/>
          </w:rPr>
          <w:t>test datasets</w:t>
        </w:r>
      </w:ins>
      <w:ins w:id="1141" w:author="Catarina Brancoi" w:date="2022-07-25T17:50:00Z">
        <w:r w:rsidR="006D3116">
          <w:rPr>
            <w:lang w:val="en-GB"/>
          </w:rPr>
          <w:t>. Then,</w:t>
        </w:r>
      </w:ins>
      <w:ins w:id="1142" w:author="Catarina Brancoi" w:date="2022-07-25T17:48:00Z">
        <w:r w:rsidR="00446603">
          <w:rPr>
            <w:lang w:val="en-GB"/>
          </w:rPr>
          <w:t xml:space="preserve"> </w:t>
        </w:r>
      </w:ins>
      <w:r>
        <w:rPr>
          <w:lang w:val="en-GB"/>
        </w:rPr>
        <w:t xml:space="preserve">we tested if </w:t>
      </w:r>
      <w:r w:rsidRPr="00277571">
        <w:rPr>
          <w:i/>
          <w:iCs/>
          <w:lang w:val="en-GB"/>
        </w:rPr>
        <w:t>ProtModel</w:t>
      </w:r>
      <w:r>
        <w:rPr>
          <w:lang w:val="en-GB"/>
        </w:rPr>
        <w:t xml:space="preserve"> can correctly </w:t>
      </w:r>
      <w:r w:rsidRPr="00262D26">
        <w:rPr>
          <w:lang w:val="en-GB"/>
        </w:rPr>
        <w:t xml:space="preserve">estimate </w:t>
      </w:r>
      <w:r>
        <w:rPr>
          <w:lang w:val="en-GB"/>
        </w:rPr>
        <w:t>the best-fitting</w:t>
      </w:r>
      <w:r w:rsidRPr="00262D26">
        <w:rPr>
          <w:lang w:val="en-GB"/>
        </w:rPr>
        <w:t xml:space="preserve"> </w:t>
      </w:r>
      <w:r>
        <w:rPr>
          <w:lang w:val="en-GB"/>
        </w:rPr>
        <w:t xml:space="preserve">substitution model </w:t>
      </w:r>
      <w:r w:rsidRPr="00262D26">
        <w:rPr>
          <w:lang w:val="en-GB"/>
        </w:rPr>
        <w:t>in the test datasets u</w:t>
      </w:r>
      <w:r>
        <w:rPr>
          <w:lang w:val="en-GB"/>
        </w:rPr>
        <w:t>sing</w:t>
      </w:r>
      <w:r w:rsidRPr="00262D26">
        <w:rPr>
          <w:lang w:val="en-GB"/>
        </w:rPr>
        <w:t xml:space="preserve"> ABC</w:t>
      </w:r>
      <w:r>
        <w:rPr>
          <w:lang w:val="en-GB"/>
        </w:rPr>
        <w:t>.</w:t>
      </w:r>
    </w:p>
    <w:p w14:paraId="5638F8B2" w14:textId="77777777" w:rsidR="00245C0A" w:rsidRDefault="00245C0A" w:rsidP="00277571">
      <w:pPr>
        <w:rPr>
          <w:lang w:val="en-GB"/>
        </w:rPr>
      </w:pPr>
    </w:p>
    <w:p w14:paraId="0A78F9A8" w14:textId="566AFBA9" w:rsidR="00245C0A" w:rsidRDefault="006A7806" w:rsidP="00245C0A">
      <w:pPr>
        <w:rPr>
          <w:lang w:val="en-GB"/>
        </w:rPr>
      </w:pPr>
      <w:ins w:id="1143" w:author="Catarina Brancoi" w:date="2022-07-25T18:06:00Z">
        <w:r>
          <w:rPr>
            <w:lang w:val="en-GB"/>
          </w:rPr>
          <w:t xml:space="preserve">Generally, the </w:t>
        </w:r>
      </w:ins>
      <w:ins w:id="1144" w:author="Catarina Brancoi" w:date="2022-07-25T17:59:00Z">
        <w:r w:rsidR="00E03B57">
          <w:rPr>
            <w:lang w:val="en-GB"/>
          </w:rPr>
          <w:t xml:space="preserve">rejection method </w:t>
        </w:r>
      </w:ins>
      <w:ins w:id="1145" w:author="Catarina Brancoi" w:date="2022-07-25T18:07:00Z">
        <w:r>
          <w:rPr>
            <w:lang w:val="en-GB"/>
          </w:rPr>
          <w:t xml:space="preserve">always yielded the same result. Yet, the </w:t>
        </w:r>
      </w:ins>
      <w:del w:id="1146" w:author="Catarina Brancoi" w:date="2022-07-25T18:03:00Z">
        <w:r w:rsidR="00277571" w:rsidDel="006A7806">
          <w:rPr>
            <w:lang w:val="en-GB"/>
          </w:rPr>
          <w:delText xml:space="preserve">We found that using the rejection ABC method, regardless </w:delText>
        </w:r>
      </w:del>
      <w:del w:id="1147" w:author="Catarina Brancoi" w:date="2022-07-25T18:07:00Z">
        <w:r w:rsidR="00277571" w:rsidDel="006A7806">
          <w:rPr>
            <w:lang w:val="en-GB"/>
          </w:rPr>
          <w:delText xml:space="preserve">the number of simulations we obtained similar results while the </w:delText>
        </w:r>
      </w:del>
      <w:r w:rsidR="00277571">
        <w:rPr>
          <w:lang w:val="en-GB"/>
        </w:rPr>
        <w:t>estimation</w:t>
      </w:r>
      <w:del w:id="1148" w:author="Catarina Brancoi" w:date="2022-07-25T18:07:00Z">
        <w:r w:rsidR="00277571" w:rsidDel="006A7806">
          <w:rPr>
            <w:lang w:val="en-GB"/>
          </w:rPr>
          <w:delText>s</w:delText>
        </w:r>
      </w:del>
      <w:r w:rsidR="00277571">
        <w:rPr>
          <w:lang w:val="en-GB"/>
        </w:rPr>
        <w:t xml:space="preserve"> accuracy decreases </w:t>
      </w:r>
      <w:del w:id="1149" w:author="Catarina Brancoi" w:date="2022-07-25T18:07:00Z">
        <w:r w:rsidR="00277571" w:rsidDel="006A7806">
          <w:rPr>
            <w:lang w:val="en-GB"/>
          </w:rPr>
          <w:delText xml:space="preserve">while </w:delText>
        </w:r>
      </w:del>
      <w:ins w:id="1150" w:author="Catarina Brancoi" w:date="2022-07-25T18:07:00Z">
        <w:r>
          <w:rPr>
            <w:lang w:val="en-GB"/>
          </w:rPr>
          <w:t xml:space="preserve">as the </w:t>
        </w:r>
      </w:ins>
      <w:r w:rsidR="00277571">
        <w:rPr>
          <w:lang w:val="en-GB"/>
        </w:rPr>
        <w:t>tolerance value</w:t>
      </w:r>
      <w:r w:rsidR="00245C0A">
        <w:rPr>
          <w:lang w:val="en-GB"/>
        </w:rPr>
        <w:t xml:space="preserve"> increase</w:t>
      </w:r>
      <w:ins w:id="1151" w:author="Catarina Brancoi" w:date="2022-07-25T18:07:00Z">
        <w:r>
          <w:rPr>
            <w:lang w:val="en-GB"/>
          </w:rPr>
          <w:t>s</w:t>
        </w:r>
      </w:ins>
      <w:r w:rsidR="00A25BC9">
        <w:rPr>
          <w:lang w:val="en-GB"/>
        </w:rPr>
        <w:t>.</w:t>
      </w:r>
      <w:ins w:id="1152" w:author="Catarina Brancoi" w:date="2022-07-25T18:08:00Z">
        <w:r>
          <w:rPr>
            <w:lang w:val="en-GB"/>
          </w:rPr>
          <w:t xml:space="preserve"> Regarding the</w:t>
        </w:r>
      </w:ins>
      <w:r w:rsidR="00A25BC9">
        <w:rPr>
          <w:lang w:val="en-GB"/>
        </w:rPr>
        <w:t xml:space="preserve"> </w:t>
      </w:r>
      <w:del w:id="1153" w:author="Catarina Brancoi" w:date="2022-07-25T18:08:00Z">
        <w:r w:rsidR="00277571" w:rsidRPr="006A7806" w:rsidDel="006A7806">
          <w:rPr>
            <w:i/>
            <w:iCs/>
            <w:lang w:val="en-GB"/>
            <w:rPrChange w:id="1154" w:author="Catarina Brancoi" w:date="2022-07-25T18:08:00Z">
              <w:rPr>
                <w:lang w:val="en-GB"/>
              </w:rPr>
            </w:rPrChange>
          </w:rPr>
          <w:delText xml:space="preserve">However, </w:delText>
        </w:r>
      </w:del>
      <w:r w:rsidR="00277571" w:rsidRPr="006A7806">
        <w:rPr>
          <w:i/>
          <w:iCs/>
          <w:lang w:val="en-GB"/>
          <w:rPrChange w:id="1155" w:author="Catarina Brancoi" w:date="2022-07-25T18:08:00Z">
            <w:rPr>
              <w:lang w:val="en-GB"/>
            </w:rPr>
          </w:rPrChange>
        </w:rPr>
        <w:t>mnlogistic</w:t>
      </w:r>
      <w:r w:rsidR="00277571">
        <w:rPr>
          <w:lang w:val="en-GB"/>
        </w:rPr>
        <w:t xml:space="preserve"> and </w:t>
      </w:r>
      <w:ins w:id="1156" w:author="Catarina Brancoi" w:date="2022-07-25T18:08:00Z">
        <w:r>
          <w:rPr>
            <w:lang w:val="en-GB"/>
          </w:rPr>
          <w:t xml:space="preserve">the </w:t>
        </w:r>
      </w:ins>
      <w:r w:rsidR="00277571" w:rsidRPr="006A7806">
        <w:rPr>
          <w:i/>
          <w:iCs/>
          <w:lang w:val="en-GB"/>
          <w:rPrChange w:id="1157" w:author="Catarina Brancoi" w:date="2022-07-25T18:08:00Z">
            <w:rPr>
              <w:lang w:val="en-GB"/>
            </w:rPr>
          </w:rPrChange>
        </w:rPr>
        <w:t>neuralnet</w:t>
      </w:r>
      <w:r w:rsidR="00277571">
        <w:rPr>
          <w:lang w:val="en-GB"/>
        </w:rPr>
        <w:t xml:space="preserve"> ABC methods</w:t>
      </w:r>
      <w:ins w:id="1158" w:author="Catarina Brancoi" w:date="2022-07-25T18:08:00Z">
        <w:r>
          <w:rPr>
            <w:lang w:val="en-GB"/>
          </w:rPr>
          <w:t>, both</w:t>
        </w:r>
      </w:ins>
      <w:r w:rsidR="00277571">
        <w:rPr>
          <w:lang w:val="en-GB"/>
        </w:rPr>
        <w:t xml:space="preserve"> failed when </w:t>
      </w:r>
      <w:del w:id="1159" w:author="Catarina Brancoi" w:date="2022-07-25T18:08:00Z">
        <w:r w:rsidR="00277571" w:rsidDel="006A7806">
          <w:rPr>
            <w:lang w:val="en-GB"/>
          </w:rPr>
          <w:delText>we consider</w:delText>
        </w:r>
      </w:del>
      <w:ins w:id="1160" w:author="Catarina Brancoi" w:date="2022-07-25T18:08:00Z">
        <w:r>
          <w:rPr>
            <w:lang w:val="en-GB"/>
          </w:rPr>
          <w:t>considering</w:t>
        </w:r>
      </w:ins>
      <w:r w:rsidR="00277571">
        <w:rPr>
          <w:lang w:val="en-GB"/>
        </w:rPr>
        <w:t xml:space="preserve"> 10</w:t>
      </w:r>
      <w:ins w:id="1161" w:author="Catarina Brancoi" w:date="2022-07-25T18:08:00Z">
        <w:r>
          <w:rPr>
            <w:lang w:val="en-GB"/>
          </w:rPr>
          <w:t>,</w:t>
        </w:r>
      </w:ins>
      <w:del w:id="1162" w:author="Catarina Brancoi" w:date="2022-07-25T18:08:00Z">
        <w:r w:rsidR="00277571" w:rsidDel="006A7806">
          <w:rPr>
            <w:lang w:val="en-GB"/>
          </w:rPr>
          <w:delText xml:space="preserve"> </w:delText>
        </w:r>
      </w:del>
      <w:r w:rsidR="00277571">
        <w:rPr>
          <w:lang w:val="en-GB"/>
        </w:rPr>
        <w:t>000, 50</w:t>
      </w:r>
      <w:ins w:id="1163" w:author="Catarina Brancoi" w:date="2022-07-25T18:08:00Z">
        <w:r>
          <w:rPr>
            <w:lang w:val="en-GB"/>
          </w:rPr>
          <w:t>,</w:t>
        </w:r>
      </w:ins>
      <w:del w:id="1164" w:author="Catarina Brancoi" w:date="2022-07-25T18:08:00Z">
        <w:r w:rsidR="00277571" w:rsidDel="006A7806">
          <w:rPr>
            <w:lang w:val="en-GB"/>
          </w:rPr>
          <w:delText xml:space="preserve"> </w:delText>
        </w:r>
      </w:del>
      <w:r w:rsidR="00277571">
        <w:rPr>
          <w:lang w:val="en-GB"/>
        </w:rPr>
        <w:t>000 and 100</w:t>
      </w:r>
      <w:ins w:id="1165" w:author="Catarina Brancoi" w:date="2022-07-25T18:08:00Z">
        <w:r>
          <w:rPr>
            <w:lang w:val="en-GB"/>
          </w:rPr>
          <w:t>,</w:t>
        </w:r>
      </w:ins>
      <w:del w:id="1166" w:author="Catarina Brancoi" w:date="2022-07-25T18:08:00Z">
        <w:r w:rsidR="00277571" w:rsidDel="006A7806">
          <w:rPr>
            <w:lang w:val="en-GB"/>
          </w:rPr>
          <w:delText xml:space="preserve"> </w:delText>
        </w:r>
      </w:del>
      <w:r w:rsidR="00277571">
        <w:rPr>
          <w:lang w:val="en-GB"/>
        </w:rPr>
        <w:t xml:space="preserve">000 simulations </w:t>
      </w:r>
      <w:del w:id="1167" w:author="Catarina Brancoi" w:date="2022-07-25T18:09:00Z">
        <w:r w:rsidR="00277571" w:rsidDel="00146936">
          <w:rPr>
            <w:lang w:val="en-GB"/>
          </w:rPr>
          <w:delText xml:space="preserve">with </w:delText>
        </w:r>
      </w:del>
      <w:ins w:id="1168" w:author="Catarina Brancoi" w:date="2022-07-25T18:09:00Z">
        <w:r w:rsidR="00146936">
          <w:rPr>
            <w:lang w:val="en-GB"/>
          </w:rPr>
          <w:t xml:space="preserve">regardless of the </w:t>
        </w:r>
      </w:ins>
      <w:del w:id="1169" w:author="Catarina Brancoi" w:date="2022-07-25T18:09:00Z">
        <w:r w:rsidR="00277571" w:rsidDel="00146936">
          <w:rPr>
            <w:lang w:val="en-GB"/>
          </w:rPr>
          <w:delText xml:space="preserve">any ABC </w:delText>
        </w:r>
      </w:del>
      <w:r w:rsidR="00277571">
        <w:rPr>
          <w:lang w:val="en-GB"/>
        </w:rPr>
        <w:t>tolerance value</w:t>
      </w:r>
      <w:ins w:id="1170" w:author="Catarina Brancoi" w:date="2022-07-25T18:12:00Z">
        <w:r w:rsidR="00146936">
          <w:rPr>
            <w:lang w:val="en-GB"/>
          </w:rPr>
          <w:t>. Then</w:t>
        </w:r>
      </w:ins>
      <w:ins w:id="1171" w:author="Catarina Brancoi" w:date="2022-07-25T18:13:00Z">
        <w:r w:rsidR="00146936">
          <w:rPr>
            <w:lang w:val="en-GB"/>
          </w:rPr>
          <w:t>, we applied the rejection algorithm to</w:t>
        </w:r>
      </w:ins>
      <w:ins w:id="1172" w:author="Catarina Brancoi" w:date="2022-07-25T18:12:00Z">
        <w:r w:rsidR="00146936">
          <w:rPr>
            <w:lang w:val="en-GB"/>
          </w:rPr>
          <w:t xml:space="preserve"> </w:t>
        </w:r>
      </w:ins>
      <w:ins w:id="1173" w:author="Catarina Brancoi" w:date="2022-07-25T18:13:00Z">
        <w:r w:rsidR="00146936">
          <w:rPr>
            <w:lang w:val="en-GB"/>
          </w:rPr>
          <w:t>estimate the best-fitting substitution model from of the</w:t>
        </w:r>
      </w:ins>
      <w:ins w:id="1174" w:author="Catarina Brancoi" w:date="2022-07-25T18:12:00Z">
        <w:r w:rsidR="00146936">
          <w:rPr>
            <w:lang w:val="en-GB"/>
          </w:rPr>
          <w:t xml:space="preserve"> test </w:t>
        </w:r>
        <w:r w:rsidR="00146936" w:rsidRPr="00262D26">
          <w:rPr>
            <w:lang w:val="en-GB"/>
          </w:rPr>
          <w:t>datasets</w:t>
        </w:r>
      </w:ins>
      <w:ins w:id="1175" w:author="Catarina Brancoi" w:date="2022-07-25T18:13:00Z">
        <w:r w:rsidR="00146936">
          <w:rPr>
            <w:lang w:val="en-GB"/>
          </w:rPr>
          <w:t>. Overall,</w:t>
        </w:r>
      </w:ins>
      <w:ins w:id="1176" w:author="Catarina Brancoi" w:date="2022-07-25T18:12:00Z">
        <w:r w:rsidR="00146936">
          <w:rPr>
            <w:lang w:val="en-GB"/>
          </w:rPr>
          <w:t xml:space="preserve"> </w:t>
        </w:r>
      </w:ins>
      <w:del w:id="1177" w:author="Catarina Brancoi" w:date="2022-07-25T18:12:00Z">
        <w:r w:rsidR="00277571" w:rsidDel="00146936">
          <w:rPr>
            <w:lang w:val="en-GB"/>
          </w:rPr>
          <w:delText>, using the rejection method instead of mnlogistic or neuralnet</w:delText>
        </w:r>
        <w:r w:rsidR="00245C0A" w:rsidDel="00146936">
          <w:rPr>
            <w:lang w:val="en-GB"/>
          </w:rPr>
          <w:delText xml:space="preserve"> in some of the 100 estimations</w:delText>
        </w:r>
        <w:r w:rsidR="00277571" w:rsidDel="00146936">
          <w:rPr>
            <w:lang w:val="en-GB"/>
          </w:rPr>
          <w:delText>.</w:delText>
        </w:r>
        <w:r w:rsidR="00245C0A" w:rsidDel="00146936">
          <w:rPr>
            <w:lang w:val="en-GB"/>
          </w:rPr>
          <w:delText xml:space="preserve"> </w:delText>
        </w:r>
      </w:del>
      <w:del w:id="1178" w:author="Catarina Brancoi" w:date="2022-07-25T18:13:00Z">
        <w:r w:rsidR="00245C0A" w:rsidDel="00146936">
          <w:rPr>
            <w:lang w:val="en-GB"/>
          </w:rPr>
          <w:delText>These</w:delText>
        </w:r>
      </w:del>
      <w:ins w:id="1179" w:author="Catarina Brancoi" w:date="2022-07-25T18:13:00Z">
        <w:r w:rsidR="00146936">
          <w:rPr>
            <w:lang w:val="en-GB"/>
          </w:rPr>
          <w:t>the</w:t>
        </w:r>
      </w:ins>
      <w:r w:rsidR="00245C0A">
        <w:rPr>
          <w:lang w:val="en-GB"/>
        </w:rPr>
        <w:t xml:space="preserve"> results</w:t>
      </w:r>
      <w:ins w:id="1180" w:author="Catarina Brancoi" w:date="2022-07-25T18:12:00Z">
        <w:r w:rsidR="00146936">
          <w:rPr>
            <w:lang w:val="en-GB"/>
          </w:rPr>
          <w:t xml:space="preserve"> from the rejection method</w:t>
        </w:r>
      </w:ins>
      <w:r w:rsidR="00245C0A">
        <w:rPr>
          <w:lang w:val="en-GB"/>
        </w:rPr>
        <w:t xml:space="preserve"> show that the best-fitting substitution model estimation </w:t>
      </w:r>
      <w:del w:id="1181" w:author="Catarina Brancoi" w:date="2022-07-25T18:14:00Z">
        <w:r w:rsidR="00245C0A" w:rsidDel="00B50FC8">
          <w:rPr>
            <w:lang w:val="en-GB"/>
          </w:rPr>
          <w:delText xml:space="preserve">are </w:delText>
        </w:r>
      </w:del>
      <w:ins w:id="1182" w:author="Catarina Brancoi" w:date="2022-07-25T18:14:00Z">
        <w:r w:rsidR="00B50FC8">
          <w:rPr>
            <w:lang w:val="en-GB"/>
          </w:rPr>
          <w:t xml:space="preserve">is </w:t>
        </w:r>
      </w:ins>
      <w:r w:rsidR="00245C0A" w:rsidRPr="00D75EDB">
        <w:rPr>
          <w:lang w:val="en-GB"/>
        </w:rPr>
        <w:t xml:space="preserve">generally accurate </w:t>
      </w:r>
      <w:del w:id="1183" w:author="Catarina Brancoi" w:date="2022-07-25T18:14:00Z">
        <w:r w:rsidR="00245C0A" w:rsidDel="00B50FC8">
          <w:rPr>
            <w:lang w:val="en-GB"/>
          </w:rPr>
          <w:delText xml:space="preserve">using the rejection method </w:delText>
        </w:r>
      </w:del>
      <w:r w:rsidR="00245C0A" w:rsidRPr="00D75EDB">
        <w:rPr>
          <w:lang w:val="en-GB"/>
        </w:rPr>
        <w:t>(Fig</w:t>
      </w:r>
      <w:r w:rsidR="00245C0A">
        <w:rPr>
          <w:lang w:val="en-GB"/>
        </w:rPr>
        <w:t>ure</w:t>
      </w:r>
      <w:r w:rsidR="00245C0A" w:rsidRPr="00D75EDB">
        <w:rPr>
          <w:lang w:val="en-GB"/>
        </w:rPr>
        <w:t xml:space="preserve"> </w:t>
      </w:r>
      <w:r w:rsidR="004048FD">
        <w:rPr>
          <w:lang w:val="en-GB"/>
        </w:rPr>
        <w:t>1</w:t>
      </w:r>
      <w:r w:rsidR="00245C0A" w:rsidRPr="00D75EDB">
        <w:rPr>
          <w:lang w:val="en-GB"/>
        </w:rPr>
        <w:t>)</w:t>
      </w:r>
      <w:ins w:id="1184" w:author="Catarina Brancoi" w:date="2022-07-25T18:14:00Z">
        <w:r w:rsidR="00B50FC8">
          <w:rPr>
            <w:lang w:val="en-GB"/>
          </w:rPr>
          <w:t xml:space="preserve"> and can</w:t>
        </w:r>
      </w:ins>
      <w:del w:id="1185" w:author="Catarina Brancoi" w:date="2022-07-25T18:14:00Z">
        <w:r w:rsidR="00245C0A" w:rsidDel="00B50FC8">
          <w:rPr>
            <w:lang w:val="en-GB"/>
          </w:rPr>
          <w:delText>,</w:delText>
        </w:r>
      </w:del>
      <w:r w:rsidR="00245C0A">
        <w:rPr>
          <w:lang w:val="en-GB"/>
        </w:rPr>
        <w:t xml:space="preserve"> </w:t>
      </w:r>
      <w:del w:id="1186" w:author="Catarina Brancoi" w:date="2022-07-25T18:14:00Z">
        <w:r w:rsidR="00245C0A" w:rsidDel="00B50FC8">
          <w:rPr>
            <w:lang w:val="en-GB"/>
          </w:rPr>
          <w:delText xml:space="preserve">being able to </w:delText>
        </w:r>
      </w:del>
      <w:r w:rsidR="00245C0A">
        <w:rPr>
          <w:lang w:val="en-GB"/>
        </w:rPr>
        <w:t>distinguish between the empirical and the SCS models</w:t>
      </w:r>
      <w:ins w:id="1187" w:author="Catarina Brancoi" w:date="2022-07-25T18:14:00Z">
        <w:r w:rsidR="00B50FC8">
          <w:rPr>
            <w:lang w:val="en-GB"/>
          </w:rPr>
          <w:t xml:space="preserve">, as well as </w:t>
        </w:r>
      </w:ins>
      <w:del w:id="1188" w:author="Catarina Brancoi" w:date="2022-07-25T18:14:00Z">
        <w:r w:rsidR="00245C0A" w:rsidDel="00B50FC8">
          <w:rPr>
            <w:lang w:val="en-GB"/>
          </w:rPr>
          <w:delText xml:space="preserve"> but also </w:delText>
        </w:r>
      </w:del>
      <w:r w:rsidR="00245C0A">
        <w:rPr>
          <w:lang w:val="en-GB"/>
        </w:rPr>
        <w:t xml:space="preserve">between SCS models. </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3043555"/>
                    </a:xfrm>
                    <a:prstGeom prst="rect">
                      <a:avLst/>
                    </a:prstGeom>
                  </pic:spPr>
                </pic:pic>
              </a:graphicData>
            </a:graphic>
          </wp:inline>
        </w:drawing>
      </w:r>
    </w:p>
    <w:p w14:paraId="3811664B" w14:textId="3FB9EAC8" w:rsidR="00245C0A" w:rsidRDefault="00245C0A" w:rsidP="00245C0A">
      <w:pPr>
        <w:widowControl w:val="0"/>
        <w:autoSpaceDE w:val="0"/>
        <w:autoSpaceDN w:val="0"/>
        <w:adjustRightInd w:val="0"/>
        <w:rPr>
          <w:lang w:val="en-GB"/>
        </w:rPr>
      </w:pPr>
      <w:r>
        <w:rPr>
          <w:lang w:val="en-GB"/>
        </w:rPr>
        <w:t xml:space="preserve">Figure </w:t>
      </w:r>
      <w:r w:rsidR="004048FD">
        <w:rPr>
          <w:lang w:val="en-GB"/>
        </w:rPr>
        <w:t>1</w:t>
      </w:r>
      <w:r>
        <w:rPr>
          <w:lang w:val="en-GB"/>
        </w:rPr>
        <w:t xml:space="preserve">. Evaluation of the estimation of the best-fitting substitution model. The estimation was performed under the rejection method and shows the probability of selecting the true substitution model </w:t>
      </w:r>
      <w:del w:id="1189" w:author="Catarina Brancoi" w:date="2022-07-25T18:15:00Z">
        <w:r w:rsidDel="00B50FC8">
          <w:rPr>
            <w:lang w:val="en-GB"/>
          </w:rPr>
          <w:delText xml:space="preserve">within </w:delText>
        </w:r>
      </w:del>
      <w:ins w:id="1190" w:author="Catarina Brancoi" w:date="2022-07-25T18:15:00Z">
        <w:r w:rsidR="00B50FC8">
          <w:rPr>
            <w:lang w:val="en-GB"/>
          </w:rPr>
          <w:t xml:space="preserve">for </w:t>
        </w:r>
      </w:ins>
      <w:r>
        <w:rPr>
          <w:lang w:val="en-GB"/>
        </w:rPr>
        <w:t xml:space="preserve">the 100 simulations </w:t>
      </w:r>
      <w:del w:id="1191" w:author="Catarina Brancoi" w:date="2022-07-25T18:15:00Z">
        <w:r w:rsidDel="00B50FC8">
          <w:rPr>
            <w:lang w:val="en-GB"/>
          </w:rPr>
          <w:delText xml:space="preserve">per </w:delText>
        </w:r>
      </w:del>
      <w:ins w:id="1192" w:author="Catarina Brancoi" w:date="2022-07-25T18:15:00Z">
        <w:r w:rsidR="00B50FC8">
          <w:rPr>
            <w:lang w:val="en-GB"/>
          </w:rPr>
          <w:t>under the three models (</w:t>
        </w:r>
        <w:r w:rsidR="00B50FC8" w:rsidRPr="00B50FC8">
          <w:rPr>
            <w:lang w:val="en-GB"/>
          </w:rPr>
          <w:t>Dayhoff, Fitness and Neutral</w:t>
        </w:r>
      </w:ins>
      <w:ins w:id="1193" w:author="Catarina Brancoi" w:date="2022-07-25T18:16:00Z">
        <w:r w:rsidR="00B50FC8">
          <w:rPr>
            <w:lang w:val="en-GB"/>
          </w:rPr>
          <w:t xml:space="preserve">), </w:t>
        </w:r>
      </w:ins>
      <w:del w:id="1194" w:author="Catarina Brancoi" w:date="2022-07-25T18:16:00Z">
        <w:r w:rsidDel="00B50FC8">
          <w:rPr>
            <w:lang w:val="en-GB"/>
          </w:rPr>
          <w:delText xml:space="preserve">model </w:delText>
        </w:r>
      </w:del>
      <w:r>
        <w:rPr>
          <w:lang w:val="en-GB"/>
        </w:rPr>
        <w:t>for every ABC tolerance (0.005, 0.01 and 0.05) and number of simulations (10</w:t>
      </w:r>
      <w:ins w:id="1195" w:author="Catarina Brancoi" w:date="2022-07-25T18:15:00Z">
        <w:r w:rsidR="00B50FC8">
          <w:rPr>
            <w:lang w:val="en-GB"/>
          </w:rPr>
          <w:t>,</w:t>
        </w:r>
      </w:ins>
      <w:del w:id="1196" w:author="Catarina Brancoi" w:date="2022-07-25T18:15:00Z">
        <w:r w:rsidDel="00B50FC8">
          <w:rPr>
            <w:lang w:val="en-GB"/>
          </w:rPr>
          <w:delText xml:space="preserve"> </w:delText>
        </w:r>
      </w:del>
      <w:r>
        <w:rPr>
          <w:lang w:val="en-GB"/>
        </w:rPr>
        <w:t>000, 50</w:t>
      </w:r>
      <w:ins w:id="1197" w:author="Catarina Brancoi" w:date="2022-07-25T18:16:00Z">
        <w:r w:rsidR="00B50FC8">
          <w:rPr>
            <w:lang w:val="en-GB"/>
          </w:rPr>
          <w:t>,0</w:t>
        </w:r>
      </w:ins>
      <w:del w:id="1198" w:author="Catarina Brancoi" w:date="2022-07-25T18:16:00Z">
        <w:r w:rsidDel="00B50FC8">
          <w:rPr>
            <w:lang w:val="en-GB"/>
          </w:rPr>
          <w:delText xml:space="preserve"> 0</w:delText>
        </w:r>
      </w:del>
      <w:r>
        <w:rPr>
          <w:lang w:val="en-GB"/>
        </w:rPr>
        <w:t>00 and 100</w:t>
      </w:r>
      <w:ins w:id="1199" w:author="Catarina Brancoi" w:date="2022-07-25T18:16:00Z">
        <w:r w:rsidR="00B50FC8">
          <w:rPr>
            <w:lang w:val="en-GB"/>
          </w:rPr>
          <w:t>,</w:t>
        </w:r>
      </w:ins>
      <w:del w:id="1200" w:author="Catarina Brancoi" w:date="2022-07-25T18:16:00Z">
        <w:r w:rsidDel="00B50FC8">
          <w:rPr>
            <w:lang w:val="en-GB"/>
          </w:rPr>
          <w:delText xml:space="preserve"> </w:delText>
        </w:r>
      </w:del>
      <w:r>
        <w:rPr>
          <w:lang w:val="en-GB"/>
        </w:rPr>
        <w:t xml:space="preserve">000). Error bars indicate 95% confidence intervals from the mean. </w:t>
      </w:r>
    </w:p>
    <w:p w14:paraId="3CDD4CB8" w14:textId="36A84F08" w:rsidR="001612AC" w:rsidRDefault="001612AC" w:rsidP="009E081F">
      <w:pPr>
        <w:widowControl w:val="0"/>
        <w:autoSpaceDE w:val="0"/>
        <w:autoSpaceDN w:val="0"/>
        <w:adjustRightInd w:val="0"/>
        <w:rPr>
          <w:lang w:val="en-GB"/>
        </w:rPr>
      </w:pPr>
    </w:p>
    <w:p w14:paraId="59672788" w14:textId="28E5E7A3" w:rsidR="00C46E72" w:rsidRDefault="00705B74" w:rsidP="00C46E72">
      <w:pPr>
        <w:rPr>
          <w:lang w:val="en-GB"/>
        </w:rPr>
      </w:pPr>
      <w:r>
        <w:rPr>
          <w:lang w:val="en-GB"/>
        </w:rPr>
        <w:t>We also evaluate the c</w:t>
      </w:r>
      <w:r w:rsidR="00FF4394">
        <w:rPr>
          <w:lang w:val="en-GB"/>
        </w:rPr>
        <w:t>omputer time with different number of processor</w:t>
      </w:r>
      <w:r>
        <w:rPr>
          <w:lang w:val="en-GB"/>
        </w:rPr>
        <w:t>s</w:t>
      </w:r>
      <w:r w:rsidR="00FF4394">
        <w:rPr>
          <w:lang w:val="en-GB"/>
        </w:rPr>
        <w:t>. We used 1</w:t>
      </w:r>
      <w:ins w:id="1201" w:author="Catarina Brancoi" w:date="2022-07-25T18:16:00Z">
        <w:r w:rsidR="00B50FC8">
          <w:rPr>
            <w:lang w:val="en-GB"/>
          </w:rPr>
          <w:t>,</w:t>
        </w:r>
      </w:ins>
      <w:del w:id="1202" w:author="Catarina Brancoi" w:date="2022-07-25T18:16:00Z">
        <w:r w:rsidR="00FF4394" w:rsidDel="00B50FC8">
          <w:rPr>
            <w:lang w:val="en-GB"/>
          </w:rPr>
          <w:delText xml:space="preserve"> </w:delText>
        </w:r>
      </w:del>
      <w:r w:rsidR="00FF4394">
        <w:rPr>
          <w:lang w:val="en-GB"/>
        </w:rPr>
        <w:t xml:space="preserve">000 simulations for </w:t>
      </w:r>
      <w:del w:id="1203" w:author="Catarina Brancoi" w:date="2022-07-25T18:16:00Z">
        <w:r w:rsidR="00FF4394" w:rsidDel="00B50FC8">
          <w:rPr>
            <w:lang w:val="en-GB"/>
          </w:rPr>
          <w:delText xml:space="preserve">terminal </w:delText>
        </w:r>
      </w:del>
      <w:ins w:id="1204" w:author="Catarina Brancoi" w:date="2022-07-25T18:16:00Z">
        <w:r w:rsidR="00B50FC8">
          <w:rPr>
            <w:lang w:val="en-GB"/>
          </w:rPr>
          <w:t xml:space="preserve">command </w:t>
        </w:r>
      </w:ins>
      <w:r w:rsidR="00FF4394">
        <w:rPr>
          <w:lang w:val="en-GB"/>
        </w:rPr>
        <w:t>execution</w:t>
      </w:r>
      <w:r>
        <w:rPr>
          <w:lang w:val="en-GB"/>
        </w:rPr>
        <w:t>s</w:t>
      </w:r>
      <w:r w:rsidR="00FF4394">
        <w:rPr>
          <w:lang w:val="en-GB"/>
        </w:rPr>
        <w:t xml:space="preserve"> and 10</w:t>
      </w:r>
      <w:ins w:id="1205" w:author="Catarina Brancoi" w:date="2022-07-25T18:16:00Z">
        <w:r w:rsidR="00B50FC8">
          <w:rPr>
            <w:lang w:val="en-GB"/>
          </w:rPr>
          <w:t>,</w:t>
        </w:r>
      </w:ins>
      <w:del w:id="1206" w:author="Catarina Brancoi" w:date="2022-07-25T18:16:00Z">
        <w:r w:rsidR="00FF4394" w:rsidDel="00B50FC8">
          <w:rPr>
            <w:lang w:val="en-GB"/>
          </w:rPr>
          <w:delText xml:space="preserve"> </w:delText>
        </w:r>
      </w:del>
      <w:r w:rsidR="00FF4394">
        <w:rPr>
          <w:lang w:val="en-GB"/>
        </w:rPr>
        <w:t>000 for cluster execution</w:t>
      </w:r>
      <w:r>
        <w:rPr>
          <w:lang w:val="en-GB"/>
        </w:rPr>
        <w:t>s</w:t>
      </w:r>
      <w:r w:rsidR="00FF4394">
        <w:rPr>
          <w:lang w:val="en-GB"/>
        </w:rPr>
        <w:t xml:space="preserve">. </w:t>
      </w:r>
      <w:r w:rsidR="00263268">
        <w:rPr>
          <w:lang w:val="en-GB"/>
        </w:rPr>
        <w:t>For both, w</w:t>
      </w:r>
      <w:r w:rsidR="00FF4394">
        <w:rPr>
          <w:lang w:val="en-GB"/>
        </w:rPr>
        <w:t xml:space="preserve">e </w:t>
      </w:r>
      <w:r>
        <w:rPr>
          <w:lang w:val="en-GB"/>
        </w:rPr>
        <w:t>u</w:t>
      </w:r>
      <w:r w:rsidR="00FF4394">
        <w:rPr>
          <w:lang w:val="en-GB"/>
        </w:rPr>
        <w:t>s</w:t>
      </w:r>
      <w:r>
        <w:rPr>
          <w:lang w:val="en-GB"/>
        </w:rPr>
        <w:t xml:space="preserve">ed the </w:t>
      </w:r>
      <w:r w:rsidR="00263268">
        <w:rPr>
          <w:lang w:val="en-GB"/>
        </w:rPr>
        <w:t>HIV-1 protease data (see section 4.6)</w:t>
      </w:r>
      <w:del w:id="1207" w:author="Catarina Brancoi" w:date="2022-07-25T18:16:00Z">
        <w:r w:rsidR="00263268" w:rsidDel="00B50FC8">
          <w:rPr>
            <w:lang w:val="en-GB"/>
          </w:rPr>
          <w:delText>,</w:delText>
        </w:r>
      </w:del>
      <w:r w:rsidR="00263268">
        <w:rPr>
          <w:lang w:val="en-GB"/>
        </w:rPr>
        <w:t xml:space="preserve"> </w:t>
      </w:r>
      <w:ins w:id="1208" w:author="Catarina Brancoi" w:date="2022-07-25T18:16:00Z">
        <w:r w:rsidR="00B50FC8">
          <w:rPr>
            <w:lang w:val="en-GB"/>
          </w:rPr>
          <w:t xml:space="preserve">to </w:t>
        </w:r>
      </w:ins>
      <w:del w:id="1209" w:author="Catarina Brancoi" w:date="2022-07-25T18:17:00Z">
        <w:r w:rsidR="00263268" w:rsidDel="00B50FC8">
          <w:rPr>
            <w:lang w:val="en-GB"/>
          </w:rPr>
          <w:delText xml:space="preserve">performing </w:delText>
        </w:r>
      </w:del>
      <w:ins w:id="1210" w:author="Catarina Brancoi" w:date="2022-07-25T18:17:00Z">
        <w:r w:rsidR="00B50FC8">
          <w:rPr>
            <w:lang w:val="en-GB"/>
          </w:rPr>
          <w:t xml:space="preserve">perform </w:t>
        </w:r>
      </w:ins>
      <w:r w:rsidR="00263268">
        <w:rPr>
          <w:lang w:val="en-GB"/>
        </w:rPr>
        <w:t>independent runs with</w:t>
      </w:r>
      <w:r w:rsidR="00FF4394">
        <w:rPr>
          <w:lang w:val="en-GB"/>
        </w:rPr>
        <w:t xml:space="preserve"> 1, 2, 4, 8 and 12 processors in our computer</w:t>
      </w:r>
      <w:ins w:id="1211" w:author="Catarina Brancoi" w:date="2022-07-25T18:17:00Z">
        <w:r w:rsidR="00B50FC8">
          <w:rPr>
            <w:lang w:val="en-GB"/>
          </w:rPr>
          <w:t>,</w:t>
        </w:r>
      </w:ins>
      <w:r w:rsidR="00263268">
        <w:rPr>
          <w:lang w:val="en-GB"/>
        </w:rPr>
        <w:t xml:space="preserve"> and with 50, 100, 200, 250 and 500 processors in the cluster. Note that</w:t>
      </w:r>
      <w:ins w:id="1212" w:author="Catarina Brancoi" w:date="2022-07-25T18:20:00Z">
        <w:r w:rsidR="00AA62DA">
          <w:rPr>
            <w:lang w:val="en-GB"/>
          </w:rPr>
          <w:t>,</w:t>
        </w:r>
      </w:ins>
      <w:r w:rsidR="00263268">
        <w:rPr>
          <w:lang w:val="en-GB"/>
        </w:rPr>
        <w:t xml:space="preserve"> for cluster analysis </w:t>
      </w:r>
      <w:ins w:id="1213" w:author="Catarina Brancoi" w:date="2022-07-25T18:20:00Z">
        <w:r w:rsidR="00AA62DA">
          <w:rPr>
            <w:lang w:val="en-GB"/>
          </w:rPr>
          <w:t xml:space="preserve">it </w:t>
        </w:r>
      </w:ins>
      <w:r w:rsidR="00263268">
        <w:rPr>
          <w:lang w:val="en-GB"/>
        </w:rPr>
        <w:t xml:space="preserve">is highly recommended to use a number of simulations divisible by the number of processors. </w:t>
      </w:r>
      <w:del w:id="1214" w:author="Catarina Brancoi" w:date="2022-07-25T18:21:00Z">
        <w:r w:rsidR="00263268" w:rsidDel="00AA62DA">
          <w:rPr>
            <w:lang w:val="en-GB"/>
          </w:rPr>
          <w:delText xml:space="preserve">We obtained </w:delText>
        </w:r>
        <w:r w:rsidR="00E85435" w:rsidDel="00AA62DA">
          <w:rPr>
            <w:lang w:val="en-GB"/>
          </w:rPr>
          <w:delText>that, i</w:delText>
        </w:r>
      </w:del>
      <w:ins w:id="1215" w:author="Catarina Brancoi" w:date="2022-07-25T18:21:00Z">
        <w:r w:rsidR="00AA62DA">
          <w:rPr>
            <w:lang w:val="en-GB"/>
          </w:rPr>
          <w:t>I</w:t>
        </w:r>
      </w:ins>
      <w:r w:rsidR="00E85435">
        <w:rPr>
          <w:lang w:val="en-GB"/>
        </w:rPr>
        <w:t>n both</w:t>
      </w:r>
      <w:del w:id="1216" w:author="Catarina Brancoi" w:date="2022-07-25T18:21:00Z">
        <w:r w:rsidR="00E85435" w:rsidDel="00AA62DA">
          <w:rPr>
            <w:lang w:val="en-GB"/>
          </w:rPr>
          <w:delText>er</w:delText>
        </w:r>
      </w:del>
      <w:r w:rsidR="00E85435">
        <w:rPr>
          <w:lang w:val="en-GB"/>
        </w:rPr>
        <w:t xml:space="preserve"> cases</w:t>
      </w:r>
      <w:del w:id="1217" w:author="Catarina Brancoi" w:date="2022-07-25T18:21:00Z">
        <w:r w:rsidR="00E85435" w:rsidDel="00AA62DA">
          <w:rPr>
            <w:lang w:val="en-GB"/>
          </w:rPr>
          <w:delText>,</w:delText>
        </w:r>
      </w:del>
      <w:r w:rsidR="00E85435">
        <w:rPr>
          <w:lang w:val="en-GB"/>
        </w:rPr>
        <w:t xml:space="preserve"> the number of processors and the computer time do</w:t>
      </w:r>
      <w:ins w:id="1218" w:author="Catarina Brancoi" w:date="2022-07-25T18:21:00Z">
        <w:r w:rsidR="00AA62DA">
          <w:rPr>
            <w:lang w:val="en-GB"/>
          </w:rPr>
          <w:t xml:space="preserve"> not</w:t>
        </w:r>
      </w:ins>
      <w:del w:id="1219" w:author="Catarina Brancoi" w:date="2022-07-25T18:21:00Z">
        <w:r w:rsidR="00E85435" w:rsidDel="00AA62DA">
          <w:rPr>
            <w:lang w:val="en-GB"/>
          </w:rPr>
          <w:delText>n’t</w:delText>
        </w:r>
      </w:del>
      <w:r w:rsidR="00E85435">
        <w:rPr>
          <w:lang w:val="en-GB"/>
        </w:rPr>
        <w:t xml:space="preserve"> follow a linear function. </w:t>
      </w:r>
      <w:del w:id="1220" w:author="Catarina Brancoi" w:date="2022-07-25T18:22:00Z">
        <w:r w:rsidR="00E85435" w:rsidDel="00AA62DA">
          <w:rPr>
            <w:lang w:val="en-GB"/>
          </w:rPr>
          <w:delText xml:space="preserve">In </w:delText>
        </w:r>
      </w:del>
      <w:ins w:id="1221" w:author="Catarina Brancoi" w:date="2022-07-25T18:22:00Z">
        <w:r w:rsidR="00AA62DA">
          <w:rPr>
            <w:lang w:val="en-GB"/>
          </w:rPr>
          <w:t xml:space="preserve">For </w:t>
        </w:r>
      </w:ins>
      <w:r w:rsidR="00E85435">
        <w:rPr>
          <w:lang w:val="en-GB"/>
        </w:rPr>
        <w:t>the computer analysis</w:t>
      </w:r>
      <w:ins w:id="1222" w:author="Catarina Brancoi" w:date="2022-07-25T18:22:00Z">
        <w:r w:rsidR="00AA62DA">
          <w:rPr>
            <w:lang w:val="en-GB"/>
          </w:rPr>
          <w:t xml:space="preserve"> this was </w:t>
        </w:r>
      </w:ins>
      <w:del w:id="1223" w:author="Catarina Brancoi" w:date="2022-07-25T18:22:00Z">
        <w:r w:rsidR="00E85435" w:rsidDel="00AA62DA">
          <w:rPr>
            <w:lang w:val="en-GB"/>
          </w:rPr>
          <w:delText xml:space="preserve"> it was </w:delText>
        </w:r>
      </w:del>
      <w:r w:rsidR="00E85435">
        <w:rPr>
          <w:lang w:val="en-GB"/>
        </w:rPr>
        <w:t>expected</w:t>
      </w:r>
      <w:ins w:id="1224" w:author="Catarina Brancoi" w:date="2022-07-25T18:22:00Z">
        <w:r w:rsidR="00AA62DA">
          <w:rPr>
            <w:lang w:val="en-GB"/>
          </w:rPr>
          <w:t xml:space="preserve"> because</w:t>
        </w:r>
      </w:ins>
      <w:del w:id="1225" w:author="Catarina Brancoi" w:date="2022-07-25T18:22:00Z">
        <w:r w:rsidR="00E85435" w:rsidDel="00AA62DA">
          <w:rPr>
            <w:lang w:val="en-GB"/>
          </w:rPr>
          <w:delText>,</w:delText>
        </w:r>
      </w:del>
      <w:r w:rsidR="00E85435">
        <w:rPr>
          <w:lang w:val="en-GB"/>
        </w:rPr>
        <w:t xml:space="preserve"> </w:t>
      </w:r>
      <w:del w:id="1226" w:author="Catarina Brancoi" w:date="2022-07-25T18:22:00Z">
        <w:r w:rsidR="00E85435" w:rsidDel="00AA62DA">
          <w:rPr>
            <w:lang w:val="en-GB"/>
          </w:rPr>
          <w:delText>due to each</w:delText>
        </w:r>
      </w:del>
      <w:ins w:id="1227" w:author="Catarina Brancoi" w:date="2022-07-25T18:22:00Z">
        <w:r w:rsidR="00AA62DA">
          <w:rPr>
            <w:lang w:val="en-GB"/>
          </w:rPr>
          <w:t>the</w:t>
        </w:r>
      </w:ins>
      <w:r w:rsidR="00E85435">
        <w:rPr>
          <w:lang w:val="en-GB"/>
        </w:rPr>
        <w:t xml:space="preserve"> processor</w:t>
      </w:r>
      <w:ins w:id="1228" w:author="Catarina Brancoi" w:date="2022-07-25T18:22:00Z">
        <w:r w:rsidR="00AA62DA">
          <w:rPr>
            <w:lang w:val="en-GB"/>
          </w:rPr>
          <w:t>s</w:t>
        </w:r>
      </w:ins>
      <w:r w:rsidR="00E85435">
        <w:rPr>
          <w:lang w:val="en-GB"/>
        </w:rPr>
        <w:t xml:space="preserve"> do</w:t>
      </w:r>
      <w:ins w:id="1229" w:author="Catarina Brancoi" w:date="2022-07-25T18:23:00Z">
        <w:r w:rsidR="00AA62DA">
          <w:rPr>
            <w:lang w:val="en-GB"/>
          </w:rPr>
          <w:t xml:space="preserve"> not</w:t>
        </w:r>
      </w:ins>
      <w:del w:id="1230" w:author="Catarina Brancoi" w:date="2022-07-25T18:23:00Z">
        <w:r w:rsidR="00E85435" w:rsidDel="00AA62DA">
          <w:rPr>
            <w:lang w:val="en-GB"/>
          </w:rPr>
          <w:delText>esn’t</w:delText>
        </w:r>
      </w:del>
      <w:r w:rsidR="00E85435">
        <w:rPr>
          <w:lang w:val="en-GB"/>
        </w:rPr>
        <w:t xml:space="preserve"> work independently</w:t>
      </w:r>
      <w:ins w:id="1231" w:author="Catarina Brancoi" w:date="2022-07-25T18:23:00Z">
        <w:r w:rsidR="00AA62DA">
          <w:rPr>
            <w:lang w:val="en-GB"/>
          </w:rPr>
          <w:t xml:space="preserve">. Instead, </w:t>
        </w:r>
      </w:ins>
      <w:del w:id="1232" w:author="Catarina Brancoi" w:date="2022-07-25T18:23:00Z">
        <w:r w:rsidR="00E85435" w:rsidDel="00AA62DA">
          <w:rPr>
            <w:lang w:val="en-GB"/>
          </w:rPr>
          <w:delText xml:space="preserve">, </w:delText>
        </w:r>
      </w:del>
      <w:r w:rsidR="00E85435">
        <w:rPr>
          <w:lang w:val="en-GB"/>
        </w:rPr>
        <w:t xml:space="preserve">they shared memory and even the computer time can be affected by the simultaneous computer use. On the other hand, we expected </w:t>
      </w:r>
      <w:del w:id="1233" w:author="Catarina Brancoi" w:date="2022-07-25T18:23:00Z">
        <w:r w:rsidR="00E85435" w:rsidDel="00AA62DA">
          <w:rPr>
            <w:lang w:val="en-GB"/>
          </w:rPr>
          <w:delText xml:space="preserve">that </w:delText>
        </w:r>
      </w:del>
      <w:ins w:id="1234" w:author="Catarina Brancoi" w:date="2022-07-25T18:23:00Z">
        <w:r w:rsidR="00AA62DA">
          <w:rPr>
            <w:lang w:val="en-GB"/>
          </w:rPr>
          <w:t xml:space="preserve">the </w:t>
        </w:r>
      </w:ins>
      <w:r w:rsidR="00DA7BD7">
        <w:rPr>
          <w:lang w:val="en-GB"/>
        </w:rPr>
        <w:t xml:space="preserve">computer time and the number of processors during a </w:t>
      </w:r>
      <w:r w:rsidR="00E85435">
        <w:rPr>
          <w:lang w:val="en-GB"/>
        </w:rPr>
        <w:t xml:space="preserve">cluster analysis </w:t>
      </w:r>
      <w:ins w:id="1235" w:author="Catarina Brancoi" w:date="2022-07-25T18:23:00Z">
        <w:r w:rsidR="00AA62DA">
          <w:rPr>
            <w:lang w:val="en-GB"/>
          </w:rPr>
          <w:t xml:space="preserve">to </w:t>
        </w:r>
      </w:ins>
      <w:r w:rsidR="00DA7BD7">
        <w:rPr>
          <w:lang w:val="en-GB"/>
        </w:rPr>
        <w:t>follow</w:t>
      </w:r>
      <w:del w:id="1236" w:author="Catarina Brancoi" w:date="2022-07-25T18:23:00Z">
        <w:r w:rsidR="00DA7BD7" w:rsidDel="00AA62DA">
          <w:rPr>
            <w:lang w:val="en-GB"/>
          </w:rPr>
          <w:delText>s</w:delText>
        </w:r>
      </w:del>
      <w:r w:rsidR="00DA7BD7">
        <w:rPr>
          <w:lang w:val="en-GB"/>
        </w:rPr>
        <w:t xml:space="preserve"> a nearly linear function, but we obtained that they follow the same function as the computer analysis. In this case, </w:t>
      </w:r>
      <w:ins w:id="1237" w:author="Catarina Brancoi" w:date="2022-07-25T18:24:00Z">
        <w:r w:rsidR="00AA62DA">
          <w:rPr>
            <w:lang w:val="en-GB"/>
          </w:rPr>
          <w:t xml:space="preserve">the </w:t>
        </w:r>
      </w:ins>
      <w:r w:rsidR="00DA7BD7">
        <w:rPr>
          <w:lang w:val="en-GB"/>
        </w:rPr>
        <w:t>processor</w:t>
      </w:r>
      <w:ins w:id="1238" w:author="Catarina Brancoi" w:date="2022-07-25T18:24:00Z">
        <w:r w:rsidR="00AA62DA">
          <w:rPr>
            <w:lang w:val="en-GB"/>
          </w:rPr>
          <w:t>s</w:t>
        </w:r>
      </w:ins>
      <w:r w:rsidR="00DA7BD7">
        <w:rPr>
          <w:lang w:val="en-GB"/>
        </w:rPr>
        <w:t xml:space="preserve"> do</w:t>
      </w:r>
      <w:ins w:id="1239" w:author="Catarina Brancoi" w:date="2022-07-25T18:24:00Z">
        <w:r w:rsidR="00AA62DA">
          <w:rPr>
            <w:lang w:val="en-GB"/>
          </w:rPr>
          <w:t xml:space="preserve"> not</w:t>
        </w:r>
      </w:ins>
      <w:del w:id="1240" w:author="Catarina Brancoi" w:date="2022-07-25T18:24:00Z">
        <w:r w:rsidR="00DA7BD7" w:rsidDel="00AA62DA">
          <w:rPr>
            <w:lang w:val="en-GB"/>
          </w:rPr>
          <w:delText>n’t</w:delText>
        </w:r>
      </w:del>
      <w:r w:rsidR="00DA7BD7">
        <w:rPr>
          <w:lang w:val="en-GB"/>
        </w:rPr>
        <w:t xml:space="preserve"> share memory and they are not affected by any other cluster usage</w:t>
      </w:r>
      <w:ins w:id="1241" w:author="Catarina Brancoi" w:date="2022-07-25T18:24:00Z">
        <w:r w:rsidR="00AA62DA">
          <w:rPr>
            <w:lang w:val="en-GB"/>
          </w:rPr>
          <w:t>.</w:t>
        </w:r>
      </w:ins>
      <w:del w:id="1242" w:author="Catarina Brancoi" w:date="2022-07-25T18:24:00Z">
        <w:r w:rsidR="00DA7BD7" w:rsidDel="00AA62DA">
          <w:rPr>
            <w:lang w:val="en-GB"/>
          </w:rPr>
          <w:delText>,</w:delText>
        </w:r>
      </w:del>
      <w:r w:rsidR="00DA7BD7">
        <w:rPr>
          <w:lang w:val="en-GB"/>
        </w:rPr>
        <w:t xml:space="preserve"> </w:t>
      </w:r>
      <w:del w:id="1243" w:author="Catarina Brancoi" w:date="2022-07-25T18:24:00Z">
        <w:r w:rsidR="00DA7BD7" w:rsidDel="00AA62DA">
          <w:rPr>
            <w:lang w:val="en-GB"/>
          </w:rPr>
          <w:delText xml:space="preserve">but </w:delText>
        </w:r>
      </w:del>
      <w:ins w:id="1244" w:author="Catarina Brancoi" w:date="2022-07-25T18:24:00Z">
        <w:r w:rsidR="00AA62DA">
          <w:rPr>
            <w:lang w:val="en-GB"/>
          </w:rPr>
          <w:t>W</w:t>
        </w:r>
      </w:ins>
      <w:del w:id="1245" w:author="Catarina Brancoi" w:date="2022-07-25T18:24:00Z">
        <w:r w:rsidR="00DA7BD7" w:rsidDel="00AA62DA">
          <w:rPr>
            <w:lang w:val="en-GB"/>
          </w:rPr>
          <w:delText>w</w:delText>
        </w:r>
      </w:del>
      <w:r w:rsidR="00DA7BD7">
        <w:rPr>
          <w:lang w:val="en-GB"/>
        </w:rPr>
        <w:t xml:space="preserve">e think </w:t>
      </w:r>
      <w:ins w:id="1246" w:author="Catarina Brancoi" w:date="2022-07-25T18:24:00Z">
        <w:r w:rsidR="00AA62DA">
          <w:rPr>
            <w:lang w:val="en-GB"/>
          </w:rPr>
          <w:t xml:space="preserve">this occurs because </w:t>
        </w:r>
      </w:ins>
      <w:ins w:id="1247" w:author="Catarina Brancoi" w:date="2022-07-25T18:25:00Z">
        <w:r w:rsidR="00AA62DA">
          <w:rPr>
            <w:lang w:val="en-GB"/>
          </w:rPr>
          <w:t>the software only starts a new process</w:t>
        </w:r>
      </w:ins>
      <w:ins w:id="1248" w:author="Catarina Brancoi" w:date="2022-07-25T18:27:00Z">
        <w:r w:rsidR="00E11D88">
          <w:rPr>
            <w:lang w:val="en-GB"/>
          </w:rPr>
          <w:t xml:space="preserve"> (e.g., SS calculation)</w:t>
        </w:r>
      </w:ins>
      <w:ins w:id="1249" w:author="Catarina Brancoi" w:date="2022-07-25T18:25:00Z">
        <w:r w:rsidR="00AA62DA">
          <w:rPr>
            <w:lang w:val="en-GB"/>
          </w:rPr>
          <w:t xml:space="preserve"> when the previous </w:t>
        </w:r>
      </w:ins>
      <w:del w:id="1250" w:author="Catarina Brancoi" w:date="2022-07-25T18:27:00Z">
        <w:r w:rsidR="00DA7BD7" w:rsidDel="00E11D88">
          <w:rPr>
            <w:lang w:val="en-GB"/>
          </w:rPr>
          <w:delText xml:space="preserve">that the fact that to start another process (i.e. start SS calculation) the previous </w:delText>
        </w:r>
      </w:del>
      <w:r w:rsidR="00DA7BD7">
        <w:rPr>
          <w:lang w:val="en-GB"/>
        </w:rPr>
        <w:t xml:space="preserve">process </w:t>
      </w:r>
      <w:del w:id="1251" w:author="Catarina Brancoi" w:date="2022-07-25T18:27:00Z">
        <w:r w:rsidR="00DA7BD7" w:rsidDel="00E11D88">
          <w:rPr>
            <w:lang w:val="en-GB"/>
          </w:rPr>
          <w:delText xml:space="preserve">has to be </w:delText>
        </w:r>
      </w:del>
      <w:r w:rsidR="00DA7BD7">
        <w:rPr>
          <w:lang w:val="en-GB"/>
        </w:rPr>
        <w:t>finishe</w:t>
      </w:r>
      <w:ins w:id="1252" w:author="Catarina Brancoi" w:date="2022-07-25T18:27:00Z">
        <w:r w:rsidR="00E11D88">
          <w:rPr>
            <w:lang w:val="en-GB"/>
          </w:rPr>
          <w:t>s</w:t>
        </w:r>
      </w:ins>
      <w:del w:id="1253" w:author="Catarina Brancoi" w:date="2022-07-25T18:27:00Z">
        <w:r w:rsidR="00DA7BD7" w:rsidDel="00E11D88">
          <w:rPr>
            <w:lang w:val="en-GB"/>
          </w:rPr>
          <w:delText>d</w:delText>
        </w:r>
      </w:del>
      <w:r w:rsidR="00DA7BD7">
        <w:rPr>
          <w:lang w:val="en-GB"/>
        </w:rPr>
        <w:t xml:space="preserve"> for all the processors. So, if one processor is working slower, all the process will be affected. </w:t>
      </w:r>
    </w:p>
    <w:p w14:paraId="7934A9C0" w14:textId="77777777" w:rsidR="00FF4394" w:rsidRPr="00FF4394" w:rsidRDefault="00FF4394" w:rsidP="00C46E72">
      <w:pPr>
        <w:rPr>
          <w:lang w:val="en-GB"/>
        </w:rPr>
      </w:pPr>
    </w:p>
    <w:p w14:paraId="2B9E3214" w14:textId="67300D46" w:rsidR="00DA5019" w:rsidRDefault="00DA5019" w:rsidP="00DA5019">
      <w:pPr>
        <w:pStyle w:val="Heading2"/>
        <w:numPr>
          <w:ilvl w:val="1"/>
          <w:numId w:val="8"/>
        </w:numPr>
        <w:rPr>
          <w:lang w:val="en-GB"/>
        </w:rPr>
      </w:pPr>
      <w:bookmarkStart w:id="1254" w:name="_Toc105763168"/>
      <w:r>
        <w:rPr>
          <w:lang w:val="en-GB"/>
        </w:rPr>
        <w:t>Assumptions and Limitations</w:t>
      </w:r>
      <w:bookmarkEnd w:id="1254"/>
    </w:p>
    <w:p w14:paraId="31C6BFF8" w14:textId="65178D01" w:rsidR="00144EF6"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w:t>
      </w:r>
      <w:del w:id="1255" w:author="Catarina Brancoi" w:date="2022-07-25T18:28:00Z">
        <w:r w:rsidDel="00E11D88">
          <w:rPr>
            <w:lang w:val="en-US"/>
          </w:rPr>
          <w:delText xml:space="preserve">apply </w:delText>
        </w:r>
      </w:del>
      <w:ins w:id="1256" w:author="Catarina Brancoi" w:date="2022-07-25T18:28:00Z">
        <w:r w:rsidR="00E11D88">
          <w:rPr>
            <w:lang w:val="en-US"/>
          </w:rPr>
          <w:t xml:space="preserve">perform </w:t>
        </w:r>
      </w:ins>
      <w:r>
        <w:rPr>
          <w:lang w:val="en-US"/>
        </w:rPr>
        <w:t xml:space="preserve">simulations as realistic as possible. </w:t>
      </w:r>
      <w:r w:rsidRPr="0072500B">
        <w:rPr>
          <w:lang w:val="en-US"/>
        </w:rPr>
        <w:t xml:space="preserve">The data-generating process assumed by </w:t>
      </w:r>
      <w:r>
        <w:rPr>
          <w:i/>
          <w:lang w:val="en-US"/>
        </w:rPr>
        <w:t>ProteinEvolverABC</w:t>
      </w:r>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12170F8F" w14:textId="2668225A" w:rsidR="004D523B" w:rsidRDefault="004D523B" w:rsidP="004D523B">
      <w:pPr>
        <w:pStyle w:val="Heading1"/>
        <w:numPr>
          <w:ilvl w:val="0"/>
          <w:numId w:val="8"/>
        </w:numPr>
        <w:rPr>
          <w:lang w:val="en-GB"/>
        </w:rPr>
      </w:pPr>
      <w:bookmarkStart w:id="1257" w:name="_Toc105763169"/>
      <w:r>
        <w:rPr>
          <w:lang w:val="en-GB"/>
        </w:rPr>
        <w:t>Acknowledgments</w:t>
      </w:r>
      <w:bookmarkEnd w:id="1257"/>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the Xunta de Galicia through the Grant</w:t>
      </w:r>
      <w:r>
        <w:rPr>
          <w:lang w:val="en-US"/>
        </w:rPr>
        <w:t>s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Heading1"/>
        <w:numPr>
          <w:ilvl w:val="0"/>
          <w:numId w:val="8"/>
        </w:numPr>
        <w:rPr>
          <w:lang w:val="en-GB"/>
        </w:rPr>
      </w:pPr>
      <w:bookmarkStart w:id="1258" w:name="_Toc105763170"/>
      <w:r>
        <w:rPr>
          <w:lang w:val="en-GB"/>
        </w:rPr>
        <w:t>References</w:t>
      </w:r>
      <w:bookmarkEnd w:id="1258"/>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Pr>
          <w:lang w:val="en-GB"/>
        </w:rPr>
        <w:fldChar w:fldCharType="end"/>
      </w:r>
      <w:r w:rsidRPr="004D523B">
        <w:rPr>
          <w:lang w:val="en-GB"/>
        </w:rPr>
        <w:t xml:space="preserve"> </w:t>
      </w:r>
    </w:p>
    <w:p w14:paraId="548AA72B" w14:textId="77777777" w:rsidR="00D152C9" w:rsidRPr="00D152C9" w:rsidRDefault="00A25BC9" w:rsidP="00D152C9">
      <w:pPr>
        <w:widowControl w:val="0"/>
        <w:autoSpaceDE w:val="0"/>
        <w:autoSpaceDN w:val="0"/>
        <w:adjustRightInd w:val="0"/>
        <w:rPr>
          <w:lang w:val="en-US"/>
        </w:rPr>
      </w:pPr>
      <w:r>
        <w:fldChar w:fldCharType="begin"/>
      </w:r>
      <w:r w:rsidRPr="00F2449B">
        <w:rPr>
          <w:lang w:val="en-US"/>
          <w:rPrChange w:id="1259" w:author="Catarina Brancoi" w:date="2022-07-19T13:40:00Z">
            <w:rPr>
              <w:lang w:val="es-ES"/>
            </w:rPr>
          </w:rPrChange>
        </w:rPr>
        <w:instrText xml:space="preserve"> ADDIN ZOTERO_BIBL {"uncited":[],"omitted":[],"custom":[]} CSL_BIBLIOGRAPHY </w:instrText>
      </w:r>
      <w:r>
        <w:fldChar w:fldCharType="separate"/>
      </w:r>
      <w:r w:rsidR="00D152C9" w:rsidRPr="00F2449B">
        <w:rPr>
          <w:lang w:val="en-US"/>
          <w:rPrChange w:id="1260" w:author="Catarina Brancoi" w:date="2022-07-19T13:40:00Z">
            <w:rPr/>
          </w:rPrChange>
        </w:rPr>
        <w:t xml:space="preserve">Abascal, F., Posada, D., &amp; Zardoya, R. (2006). </w:t>
      </w:r>
      <w:r w:rsidR="00D152C9" w:rsidRPr="00D152C9">
        <w:rPr>
          <w:lang w:val="en-US"/>
        </w:rPr>
        <w:t xml:space="preserve">MtArt: A New Model of Amino Acid Replacement for Arthropoda. </w:t>
      </w:r>
      <w:r w:rsidR="00D152C9" w:rsidRPr="00D152C9">
        <w:rPr>
          <w:i/>
          <w:iCs/>
          <w:lang w:val="en-US"/>
        </w:rPr>
        <w:t>Molecular Biology and Evolution</w:t>
      </w:r>
      <w:r w:rsidR="00D152C9" w:rsidRPr="00D152C9">
        <w:rPr>
          <w:lang w:val="en-US"/>
        </w:rPr>
        <w:t xml:space="preserve">, </w:t>
      </w:r>
      <w:r w:rsidR="00D152C9" w:rsidRPr="00D152C9">
        <w:rPr>
          <w:i/>
          <w:iCs/>
          <w:lang w:val="en-US"/>
        </w:rPr>
        <w:t>24</w:t>
      </w:r>
      <w:r w:rsidR="00D152C9" w:rsidRPr="00D152C9">
        <w:rPr>
          <w:lang w:val="en-US"/>
        </w:rPr>
        <w:t>(1), 1-5. https://doi.org/10.1093/molbev/msl136</w:t>
      </w:r>
    </w:p>
    <w:p w14:paraId="663C11E2" w14:textId="77777777" w:rsidR="00D152C9" w:rsidRPr="00D152C9" w:rsidRDefault="00D152C9" w:rsidP="00D152C9">
      <w:pPr>
        <w:widowControl w:val="0"/>
        <w:autoSpaceDE w:val="0"/>
        <w:autoSpaceDN w:val="0"/>
        <w:adjustRightInd w:val="0"/>
        <w:rPr>
          <w:lang w:val="en-US"/>
        </w:rPr>
      </w:pPr>
      <w:r w:rsidRPr="00D152C9">
        <w:rPr>
          <w:lang w:val="en-US"/>
        </w:rPr>
        <w:t xml:space="preserve">Adachi, J., &amp; Hasegawa, M. (1996). </w:t>
      </w:r>
      <w:r w:rsidRPr="00D152C9">
        <w:rPr>
          <w:i/>
          <w:iCs/>
          <w:lang w:val="en-US"/>
        </w:rPr>
        <w:t>Programs for Molecular Phylogenetics Based on Maximum Likelihood</w:t>
      </w:r>
      <w:r w:rsidRPr="00D152C9">
        <w:rPr>
          <w:lang w:val="en-US"/>
        </w:rPr>
        <w:t xml:space="preserve">. </w:t>
      </w:r>
      <w:r w:rsidRPr="00D152C9">
        <w:rPr>
          <w:i/>
          <w:iCs/>
          <w:lang w:val="en-US"/>
        </w:rPr>
        <w:t>28</w:t>
      </w:r>
      <w:r w:rsidRPr="00D152C9">
        <w:rPr>
          <w:lang w:val="en-US"/>
        </w:rPr>
        <w:t>, 1-150.</w:t>
      </w:r>
    </w:p>
    <w:p w14:paraId="2986EF35" w14:textId="77777777" w:rsidR="00D152C9" w:rsidRPr="00D152C9" w:rsidRDefault="00D152C9" w:rsidP="00D152C9">
      <w:pPr>
        <w:widowControl w:val="0"/>
        <w:autoSpaceDE w:val="0"/>
        <w:autoSpaceDN w:val="0"/>
        <w:adjustRightInd w:val="0"/>
        <w:rPr>
          <w:lang w:val="en-US"/>
        </w:rPr>
      </w:pPr>
      <w:r w:rsidRPr="00D152C9">
        <w:rPr>
          <w:lang w:val="en-US"/>
        </w:rPr>
        <w:t xml:space="preserve">Adachi, J., Waddell, P. J., Martin, W., &amp; Hasegawa, M. (2000). Plastid Genome Phylogeny and a Model of Amino Acid Substitution for Proteins Encoded by Chloroplast DNA. </w:t>
      </w:r>
      <w:r w:rsidRPr="00D152C9">
        <w:rPr>
          <w:i/>
          <w:iCs/>
          <w:lang w:val="en-US"/>
        </w:rPr>
        <w:t>Journal of Molecular Evolution</w:t>
      </w:r>
      <w:r w:rsidRPr="00D152C9">
        <w:rPr>
          <w:lang w:val="en-US"/>
        </w:rPr>
        <w:t xml:space="preserve">, </w:t>
      </w:r>
      <w:r w:rsidRPr="00D152C9">
        <w:rPr>
          <w:i/>
          <w:iCs/>
          <w:lang w:val="en-US"/>
        </w:rPr>
        <w:t>50</w:t>
      </w:r>
      <w:r w:rsidRPr="00D152C9">
        <w:rPr>
          <w:lang w:val="en-US"/>
        </w:rPr>
        <w:t>(4), 348-358. https://doi.org/10.1007/s002399910038</w:t>
      </w:r>
    </w:p>
    <w:p w14:paraId="38939181" w14:textId="77777777" w:rsidR="00D152C9" w:rsidRPr="00D152C9" w:rsidRDefault="00D152C9" w:rsidP="00D152C9">
      <w:pPr>
        <w:widowControl w:val="0"/>
        <w:autoSpaceDE w:val="0"/>
        <w:autoSpaceDN w:val="0"/>
        <w:adjustRightInd w:val="0"/>
        <w:rPr>
          <w:lang w:val="en-US"/>
        </w:rPr>
      </w:pPr>
      <w:r w:rsidRPr="00D152C9">
        <w:rPr>
          <w:lang w:val="en-US"/>
        </w:rPr>
        <w:t xml:space="preserve">Arenas, M. (2015). Trends in substitution models of molecular evolution. </w:t>
      </w:r>
      <w:r w:rsidRPr="00D152C9">
        <w:rPr>
          <w:i/>
          <w:iCs/>
          <w:lang w:val="en-US"/>
        </w:rPr>
        <w:t>Frontiers in Genetics</w:t>
      </w:r>
      <w:r w:rsidRPr="00D152C9">
        <w:rPr>
          <w:lang w:val="en-US"/>
        </w:rPr>
        <w:t xml:space="preserve">, </w:t>
      </w:r>
      <w:r w:rsidRPr="00D152C9">
        <w:rPr>
          <w:i/>
          <w:iCs/>
          <w:lang w:val="en-US"/>
        </w:rPr>
        <w:t>6</w:t>
      </w:r>
      <w:r w:rsidRPr="00D152C9">
        <w:rPr>
          <w:lang w:val="en-US"/>
        </w:rPr>
        <w:t>. https://doi.org/10.3389/fgene.2015.00319</w:t>
      </w:r>
    </w:p>
    <w:p w14:paraId="1041E61F" w14:textId="77777777" w:rsidR="00D152C9" w:rsidRPr="00D152C9" w:rsidRDefault="00D152C9" w:rsidP="00D152C9">
      <w:pPr>
        <w:widowControl w:val="0"/>
        <w:autoSpaceDE w:val="0"/>
        <w:autoSpaceDN w:val="0"/>
        <w:adjustRightInd w:val="0"/>
        <w:rPr>
          <w:lang w:val="en-US"/>
        </w:rPr>
      </w:pPr>
      <w:r w:rsidRPr="00D152C9">
        <w:rPr>
          <w:lang w:val="en-US"/>
        </w:rPr>
        <w:t xml:space="preserve">Arenas, M., &amp; Bastolla, U. (2019). ProtASR2: Ancestral reconstruction of protein sequences accounting for folding stability. </w:t>
      </w:r>
      <w:r w:rsidRPr="00D152C9">
        <w:rPr>
          <w:i/>
          <w:iCs/>
          <w:lang w:val="en-US"/>
        </w:rPr>
        <w:t>Methods in Ecology and Evolution</w:t>
      </w:r>
      <w:r w:rsidRPr="00D152C9">
        <w:rPr>
          <w:lang w:val="en-US"/>
        </w:rPr>
        <w:t xml:space="preserve">, </w:t>
      </w:r>
      <w:r w:rsidRPr="00D152C9">
        <w:rPr>
          <w:i/>
          <w:iCs/>
          <w:lang w:val="en-US"/>
        </w:rPr>
        <w:t>11</w:t>
      </w:r>
      <w:r w:rsidRPr="00D152C9">
        <w:rPr>
          <w:lang w:val="en-US"/>
        </w:rPr>
        <w:t>, 248-257. https://doi.org/10.1111/2041-210X.13341</w:t>
      </w:r>
    </w:p>
    <w:p w14:paraId="4B25E816" w14:textId="77777777" w:rsidR="00D152C9" w:rsidRPr="00D152C9" w:rsidRDefault="00D152C9" w:rsidP="00D152C9">
      <w:pPr>
        <w:widowControl w:val="0"/>
        <w:autoSpaceDE w:val="0"/>
        <w:autoSpaceDN w:val="0"/>
        <w:adjustRightInd w:val="0"/>
      </w:pPr>
      <w:r w:rsidRPr="00D152C9">
        <w:rPr>
          <w:lang w:val="en-US"/>
        </w:rPr>
        <w:t xml:space="preserve">Arenas, M., Dos Santos, H. G., Posada, D., &amp; Bastolla, U. (2013). Protein evolution along phylogenetic histories under structurally constrained substitution models. </w:t>
      </w:r>
      <w:r w:rsidRPr="00D152C9">
        <w:rPr>
          <w:i/>
          <w:iCs/>
        </w:rPr>
        <w:t>Bioinformatics</w:t>
      </w:r>
      <w:r w:rsidRPr="00D152C9">
        <w:t xml:space="preserve">, </w:t>
      </w:r>
      <w:r w:rsidRPr="00D152C9">
        <w:rPr>
          <w:i/>
          <w:iCs/>
        </w:rPr>
        <w:t>29</w:t>
      </w:r>
      <w:r w:rsidRPr="00D152C9">
        <w:t>(23), 3020-3028. https://doi.org/10.1093/bioinformatics/btt530</w:t>
      </w:r>
    </w:p>
    <w:p w14:paraId="08457002" w14:textId="77777777" w:rsidR="00D152C9" w:rsidRPr="00D152C9" w:rsidRDefault="00D152C9" w:rsidP="00D152C9">
      <w:pPr>
        <w:widowControl w:val="0"/>
        <w:autoSpaceDE w:val="0"/>
        <w:autoSpaceDN w:val="0"/>
        <w:adjustRightInd w:val="0"/>
        <w:rPr>
          <w:lang w:val="en-US"/>
        </w:rPr>
      </w:pPr>
      <w:r w:rsidRPr="00D152C9">
        <w:t xml:space="preserve">Arenas, M., Gorostiza, A., Baquero, J. M., Campoy, E., Branco, C., Rangel-Villalobos, H., &amp; González-Martín, A. (2020). </w:t>
      </w:r>
      <w:r w:rsidRPr="00D152C9">
        <w:rPr>
          <w:lang w:val="en-US"/>
        </w:rPr>
        <w:t xml:space="preserve">The Early Peopling of the Philippines based on mtDNA. </w:t>
      </w:r>
      <w:r w:rsidRPr="00D152C9">
        <w:rPr>
          <w:i/>
          <w:iCs/>
          <w:lang w:val="en-US"/>
        </w:rPr>
        <w:t>Scientific Reports</w:t>
      </w:r>
      <w:r w:rsidRPr="00D152C9">
        <w:rPr>
          <w:lang w:val="en-US"/>
        </w:rPr>
        <w:t xml:space="preserve">, </w:t>
      </w:r>
      <w:r w:rsidRPr="00D152C9">
        <w:rPr>
          <w:i/>
          <w:iCs/>
          <w:lang w:val="en-US"/>
        </w:rPr>
        <w:t>10</w:t>
      </w:r>
      <w:r w:rsidRPr="00D152C9">
        <w:rPr>
          <w:lang w:val="en-US"/>
        </w:rPr>
        <w:t>(1), 4901. https://doi.org/10.1038/s41598-020-61793-7</w:t>
      </w:r>
    </w:p>
    <w:p w14:paraId="6AE6B24C" w14:textId="77777777" w:rsidR="00D152C9" w:rsidRPr="00D152C9" w:rsidRDefault="00D152C9" w:rsidP="00D152C9">
      <w:pPr>
        <w:widowControl w:val="0"/>
        <w:autoSpaceDE w:val="0"/>
        <w:autoSpaceDN w:val="0"/>
        <w:adjustRightInd w:val="0"/>
        <w:rPr>
          <w:lang w:val="en-US"/>
        </w:rPr>
      </w:pPr>
      <w:r w:rsidRPr="00F2449B">
        <w:rPr>
          <w:lang w:val="en-US"/>
          <w:rPrChange w:id="1261" w:author="Catarina Brancoi" w:date="2022-07-19T13:40:00Z">
            <w:rPr/>
          </w:rPrChange>
        </w:rPr>
        <w:t xml:space="preserve">Arenas, M., Sánchez-Cobos, A., &amp; Bastolla, U. (2015). </w:t>
      </w:r>
      <w:r w:rsidRPr="00D152C9">
        <w:rPr>
          <w:lang w:val="en-US"/>
        </w:rPr>
        <w:t xml:space="preserve">Maximum-Likelihood Phylogenetic Inference with Selection on Protein Folding Stability. </w:t>
      </w:r>
      <w:r w:rsidRPr="00D152C9">
        <w:rPr>
          <w:i/>
          <w:iCs/>
          <w:lang w:val="en-US"/>
        </w:rPr>
        <w:t>Molecular Biology and Evolution</w:t>
      </w:r>
      <w:r w:rsidRPr="00D152C9">
        <w:rPr>
          <w:lang w:val="en-US"/>
        </w:rPr>
        <w:t xml:space="preserve">, </w:t>
      </w:r>
      <w:r w:rsidRPr="00D152C9">
        <w:rPr>
          <w:i/>
          <w:iCs/>
          <w:lang w:val="en-US"/>
        </w:rPr>
        <w:t>32</w:t>
      </w:r>
      <w:r w:rsidRPr="00D152C9">
        <w:rPr>
          <w:lang w:val="en-US"/>
        </w:rPr>
        <w:t>(8), 2195-2207. https://doi.org/10.1093/molbev/msv085</w:t>
      </w:r>
    </w:p>
    <w:p w14:paraId="2F5308F1" w14:textId="77777777" w:rsidR="00D152C9" w:rsidRPr="00D152C9" w:rsidRDefault="00D152C9" w:rsidP="00D152C9">
      <w:pPr>
        <w:widowControl w:val="0"/>
        <w:autoSpaceDE w:val="0"/>
        <w:autoSpaceDN w:val="0"/>
        <w:adjustRightInd w:val="0"/>
        <w:rPr>
          <w:lang w:val="en-US"/>
        </w:rPr>
      </w:pPr>
      <w:r w:rsidRPr="00D152C9">
        <w:rPr>
          <w:lang w:val="en-US"/>
        </w:rPr>
        <w:t xml:space="preserve">Arenas, M., Weber, C. C., Liberles, D. A., &amp; Bastolla, U. (2017). ProtASR: An Evolutionary Framework for Ancestral Protein Reconstruction with Selection on Folding Stability. </w:t>
      </w:r>
      <w:r w:rsidRPr="00D152C9">
        <w:rPr>
          <w:i/>
          <w:iCs/>
          <w:lang w:val="en-US"/>
        </w:rPr>
        <w:t>Systematic Biology</w:t>
      </w:r>
      <w:r w:rsidRPr="00D152C9">
        <w:rPr>
          <w:lang w:val="en-US"/>
        </w:rPr>
        <w:t xml:space="preserve">, </w:t>
      </w:r>
      <w:r w:rsidRPr="00D152C9">
        <w:rPr>
          <w:i/>
          <w:iCs/>
          <w:lang w:val="en-US"/>
        </w:rPr>
        <w:t>66</w:t>
      </w:r>
      <w:r w:rsidRPr="00D152C9">
        <w:rPr>
          <w:lang w:val="en-US"/>
        </w:rPr>
        <w:t>(6), 1054-1064. https://doi.org/10.1093/sysbio/syw121</w:t>
      </w:r>
    </w:p>
    <w:p w14:paraId="1F8ADECB" w14:textId="77777777" w:rsidR="00D152C9" w:rsidRPr="00D152C9" w:rsidRDefault="00D152C9" w:rsidP="00D152C9">
      <w:pPr>
        <w:widowControl w:val="0"/>
        <w:autoSpaceDE w:val="0"/>
        <w:autoSpaceDN w:val="0"/>
        <w:adjustRightInd w:val="0"/>
        <w:rPr>
          <w:lang w:val="en-US"/>
        </w:rPr>
      </w:pPr>
      <w:r w:rsidRPr="00D152C9">
        <w:rPr>
          <w:lang w:val="en-US"/>
        </w:rPr>
        <w:t xml:space="preserve">Beaumont, M. A. (2010). Approximate Bayesian Computation in Evolution and Ecology. </w:t>
      </w:r>
      <w:r w:rsidRPr="00D152C9">
        <w:rPr>
          <w:i/>
          <w:iCs/>
          <w:lang w:val="en-US"/>
        </w:rPr>
        <w:t>Annual Review of Ecology, Evolution, and Systematics</w:t>
      </w:r>
      <w:r w:rsidRPr="00D152C9">
        <w:rPr>
          <w:lang w:val="en-US"/>
        </w:rPr>
        <w:t xml:space="preserve">, </w:t>
      </w:r>
      <w:r w:rsidRPr="00D152C9">
        <w:rPr>
          <w:i/>
          <w:iCs/>
          <w:lang w:val="en-US"/>
        </w:rPr>
        <w:t>41</w:t>
      </w:r>
      <w:r w:rsidRPr="00D152C9">
        <w:rPr>
          <w:lang w:val="en-US"/>
        </w:rPr>
        <w:t>(1), 379-406. https://doi.org/10.1146/annurev-ecolsys-102209-144621</w:t>
      </w:r>
    </w:p>
    <w:p w14:paraId="2D91D209" w14:textId="77777777" w:rsidR="00D152C9" w:rsidRPr="00D152C9" w:rsidRDefault="00D152C9" w:rsidP="00D152C9">
      <w:pPr>
        <w:widowControl w:val="0"/>
        <w:autoSpaceDE w:val="0"/>
        <w:autoSpaceDN w:val="0"/>
        <w:adjustRightInd w:val="0"/>
        <w:rPr>
          <w:lang w:val="en-US"/>
        </w:rPr>
      </w:pPr>
      <w:r w:rsidRPr="00D152C9">
        <w:rPr>
          <w:lang w:val="en-US"/>
        </w:rPr>
        <w:t xml:space="preserve">Challis, C. J., &amp; Schmidler, S. C. (2012). A Stochastic Evolutionary Model for Protein Structure Alignment and Phylogeny. </w:t>
      </w:r>
      <w:r w:rsidRPr="00D152C9">
        <w:rPr>
          <w:i/>
          <w:iCs/>
          <w:lang w:val="en-US"/>
        </w:rPr>
        <w:t>Molecular Biology and Evolution</w:t>
      </w:r>
      <w:r w:rsidRPr="00D152C9">
        <w:rPr>
          <w:lang w:val="en-US"/>
        </w:rPr>
        <w:t xml:space="preserve">, </w:t>
      </w:r>
      <w:r w:rsidRPr="00D152C9">
        <w:rPr>
          <w:i/>
          <w:iCs/>
          <w:lang w:val="en-US"/>
        </w:rPr>
        <w:t>29</w:t>
      </w:r>
      <w:r w:rsidRPr="00D152C9">
        <w:rPr>
          <w:lang w:val="en-US"/>
        </w:rPr>
        <w:t>(11), 3575-3587. https://doi.org/10.1093/molbev/mss167</w:t>
      </w:r>
    </w:p>
    <w:p w14:paraId="4E337743" w14:textId="77777777" w:rsidR="00D152C9" w:rsidRPr="00D152C9" w:rsidRDefault="00D152C9" w:rsidP="00D152C9">
      <w:pPr>
        <w:widowControl w:val="0"/>
        <w:autoSpaceDE w:val="0"/>
        <w:autoSpaceDN w:val="0"/>
        <w:adjustRightInd w:val="0"/>
        <w:rPr>
          <w:lang w:val="en-US"/>
        </w:rPr>
      </w:pPr>
      <w:r w:rsidRPr="00D152C9">
        <w:rPr>
          <w:lang w:val="en-US"/>
        </w:rPr>
        <w:t xml:space="preserve">Csilléry, K., François, O., &amp; Blum, M. G. B. (2012). abc: An R package for approximate Bayesian computation (ABC): </w:t>
      </w:r>
      <w:r w:rsidRPr="00D152C9">
        <w:rPr>
          <w:i/>
          <w:iCs/>
          <w:lang w:val="en-US"/>
        </w:rPr>
        <w:t>R package: abc</w:t>
      </w:r>
      <w:r w:rsidRPr="00D152C9">
        <w:rPr>
          <w:lang w:val="en-US"/>
        </w:rPr>
        <w:t xml:space="preserve">. </w:t>
      </w:r>
      <w:r w:rsidRPr="00D152C9">
        <w:rPr>
          <w:i/>
          <w:iCs/>
          <w:lang w:val="en-US"/>
        </w:rPr>
        <w:t>Methods in Ecology and Evolution</w:t>
      </w:r>
      <w:r w:rsidRPr="00D152C9">
        <w:rPr>
          <w:lang w:val="en-US"/>
        </w:rPr>
        <w:t xml:space="preserve">, </w:t>
      </w:r>
      <w:r w:rsidRPr="00D152C9">
        <w:rPr>
          <w:i/>
          <w:iCs/>
          <w:lang w:val="en-US"/>
        </w:rPr>
        <w:t>3</w:t>
      </w:r>
      <w:r w:rsidRPr="00D152C9">
        <w:rPr>
          <w:lang w:val="en-US"/>
        </w:rPr>
        <w:t>(3), 475-479. https://doi.org/10.1111/j.2041-210X.2011.00179.x</w:t>
      </w:r>
    </w:p>
    <w:p w14:paraId="277336EF" w14:textId="77777777" w:rsidR="00D152C9" w:rsidRPr="00D152C9" w:rsidRDefault="00D152C9" w:rsidP="00D152C9">
      <w:pPr>
        <w:widowControl w:val="0"/>
        <w:autoSpaceDE w:val="0"/>
        <w:autoSpaceDN w:val="0"/>
        <w:adjustRightInd w:val="0"/>
        <w:rPr>
          <w:lang w:val="en-US"/>
        </w:rPr>
      </w:pPr>
      <w:r w:rsidRPr="00F2449B">
        <w:rPr>
          <w:lang w:val="en-US"/>
          <w:rPrChange w:id="1262" w:author="Catarina Brancoi" w:date="2022-07-19T13:40:00Z">
            <w:rPr/>
          </w:rPrChange>
        </w:rPr>
        <w:t xml:space="preserve">Darriba, D., Taboada, G. L., Doallo, R., &amp; Posada, D. (2011). </w:t>
      </w:r>
      <w:r w:rsidRPr="00D152C9">
        <w:rPr>
          <w:lang w:val="en-US"/>
        </w:rPr>
        <w:t xml:space="preserve">ProtTest 3: Fast selection of best-fit models of protein evolution. </w:t>
      </w:r>
      <w:r w:rsidRPr="00D152C9">
        <w:rPr>
          <w:i/>
          <w:iCs/>
          <w:lang w:val="en-US"/>
        </w:rPr>
        <w:t>Bioinformatics</w:t>
      </w:r>
      <w:r w:rsidRPr="00D152C9">
        <w:rPr>
          <w:lang w:val="en-US"/>
        </w:rPr>
        <w:t xml:space="preserve">, </w:t>
      </w:r>
      <w:r w:rsidRPr="00D152C9">
        <w:rPr>
          <w:i/>
          <w:iCs/>
          <w:lang w:val="en-US"/>
        </w:rPr>
        <w:t>27</w:t>
      </w:r>
      <w:r w:rsidRPr="00D152C9">
        <w:rPr>
          <w:lang w:val="en-US"/>
        </w:rPr>
        <w:t>(8), 1164-1165. https://doi.org/10.1093/bioinformatics/btr088</w:t>
      </w:r>
    </w:p>
    <w:p w14:paraId="0A0F3064" w14:textId="77777777" w:rsidR="00D152C9" w:rsidRPr="00D152C9" w:rsidRDefault="00D152C9" w:rsidP="00D152C9">
      <w:pPr>
        <w:widowControl w:val="0"/>
        <w:autoSpaceDE w:val="0"/>
        <w:autoSpaceDN w:val="0"/>
        <w:adjustRightInd w:val="0"/>
        <w:rPr>
          <w:lang w:val="en-US"/>
        </w:rPr>
      </w:pPr>
      <w:r w:rsidRPr="00D152C9">
        <w:rPr>
          <w:lang w:val="en-US"/>
        </w:rPr>
        <w:t xml:space="preserve">Dayhoff, M. O., Schwartz, R. M., &amp; Orcutt, B. C. (1978). A model of evolutionary change in proteins. En </w:t>
      </w:r>
      <w:r w:rsidRPr="00D152C9">
        <w:rPr>
          <w:i/>
          <w:iCs/>
          <w:lang w:val="en-US"/>
        </w:rPr>
        <w:t>Atlas of Protein Sequence and Structure</w:t>
      </w:r>
      <w:r w:rsidRPr="00D152C9">
        <w:rPr>
          <w:lang w:val="en-US"/>
        </w:rPr>
        <w:t xml:space="preserve"> (Dayhoff, M.O. Edition, Vol. 5, pp. 345-352). National Biomedical Research Foundation.</w:t>
      </w:r>
    </w:p>
    <w:p w14:paraId="03C01D56" w14:textId="77777777" w:rsidR="00D152C9" w:rsidRPr="00D152C9" w:rsidRDefault="00D152C9" w:rsidP="00D152C9">
      <w:pPr>
        <w:widowControl w:val="0"/>
        <w:autoSpaceDE w:val="0"/>
        <w:autoSpaceDN w:val="0"/>
        <w:adjustRightInd w:val="0"/>
        <w:rPr>
          <w:lang w:val="en-US"/>
        </w:rPr>
      </w:pPr>
      <w:r w:rsidRPr="00D152C9">
        <w:rPr>
          <w:lang w:val="en-US"/>
        </w:rPr>
        <w:t xml:space="preserve">Dereeper, A., Guignon, V., Blanc, G., Audic, S., Buffet, S., Chevenet, F., Dufayard, J.-F., Guindon, S., Lefort, V., Lescot, M., Claverie, J.-M., &amp; Gascuel, O. (2008). Phylogeny.fr: Robust phylogenetic analysis for the non-specialist. </w:t>
      </w:r>
      <w:r w:rsidRPr="00D152C9">
        <w:rPr>
          <w:i/>
          <w:iCs/>
          <w:lang w:val="en-US"/>
        </w:rPr>
        <w:t>Nucleic Acids Research</w:t>
      </w:r>
      <w:r w:rsidRPr="00D152C9">
        <w:rPr>
          <w:lang w:val="en-US"/>
        </w:rPr>
        <w:t xml:space="preserve">, </w:t>
      </w:r>
      <w:r w:rsidRPr="00D152C9">
        <w:rPr>
          <w:i/>
          <w:iCs/>
          <w:lang w:val="en-US"/>
        </w:rPr>
        <w:t>36</w:t>
      </w:r>
      <w:r w:rsidRPr="00D152C9">
        <w:rPr>
          <w:lang w:val="en-US"/>
        </w:rPr>
        <w:t>(Web Server), W465-W469. https://doi.org/10.1093/nar/gkn180</w:t>
      </w:r>
    </w:p>
    <w:p w14:paraId="7C3217C6" w14:textId="77777777" w:rsidR="00D152C9" w:rsidRPr="00D152C9" w:rsidRDefault="00D152C9" w:rsidP="00D152C9">
      <w:pPr>
        <w:widowControl w:val="0"/>
        <w:autoSpaceDE w:val="0"/>
        <w:autoSpaceDN w:val="0"/>
        <w:adjustRightInd w:val="0"/>
        <w:rPr>
          <w:lang w:val="en-US"/>
        </w:rPr>
      </w:pPr>
      <w:r w:rsidRPr="00D152C9">
        <w:rPr>
          <w:lang w:val="en-US"/>
        </w:rPr>
        <w:t xml:space="preserve">Dimmic, M. W., Rest, J. S., Mindell, D. P., &amp; Goldstein, R. A. (2002). rtREV: An Amino Acid Substitution Matrix for Inference of Retrovirus and Reverse Transcriptase Phylogeny. </w:t>
      </w:r>
      <w:r w:rsidRPr="00D152C9">
        <w:rPr>
          <w:i/>
          <w:iCs/>
          <w:lang w:val="en-US"/>
        </w:rPr>
        <w:t>Journal of Molecular Evolution</w:t>
      </w:r>
      <w:r w:rsidRPr="00D152C9">
        <w:rPr>
          <w:lang w:val="en-US"/>
        </w:rPr>
        <w:t xml:space="preserve">, </w:t>
      </w:r>
      <w:r w:rsidRPr="00D152C9">
        <w:rPr>
          <w:i/>
          <w:iCs/>
          <w:lang w:val="en-US"/>
        </w:rPr>
        <w:t>55</w:t>
      </w:r>
      <w:r w:rsidRPr="00D152C9">
        <w:rPr>
          <w:lang w:val="en-US"/>
        </w:rPr>
        <w:t>(1), 65-73. https://doi.org/10.1007/s00239-001-2304-y</w:t>
      </w:r>
    </w:p>
    <w:p w14:paraId="28C6F53A" w14:textId="77777777" w:rsidR="00D152C9" w:rsidRPr="00D152C9" w:rsidRDefault="00D152C9" w:rsidP="00D152C9">
      <w:pPr>
        <w:widowControl w:val="0"/>
        <w:autoSpaceDE w:val="0"/>
        <w:autoSpaceDN w:val="0"/>
        <w:adjustRightInd w:val="0"/>
        <w:rPr>
          <w:lang w:val="en-US"/>
        </w:rPr>
      </w:pPr>
      <w:r w:rsidRPr="00D152C9">
        <w:rPr>
          <w:lang w:val="en-US"/>
        </w:rPr>
        <w:t xml:space="preserve">Edgar, R. C. (2004). MUSCLE: Multiple sequence alignment with high accuracy and high throughput. </w:t>
      </w:r>
      <w:r w:rsidRPr="00D152C9">
        <w:rPr>
          <w:i/>
          <w:iCs/>
          <w:lang w:val="en-US"/>
        </w:rPr>
        <w:t>Nucleic Acids Research</w:t>
      </w:r>
      <w:r w:rsidRPr="00D152C9">
        <w:rPr>
          <w:lang w:val="en-US"/>
        </w:rPr>
        <w:t xml:space="preserve">, </w:t>
      </w:r>
      <w:r w:rsidRPr="00D152C9">
        <w:rPr>
          <w:i/>
          <w:iCs/>
          <w:lang w:val="en-US"/>
        </w:rPr>
        <w:t>32</w:t>
      </w:r>
      <w:r w:rsidRPr="00D152C9">
        <w:rPr>
          <w:lang w:val="en-US"/>
        </w:rPr>
        <w:t>(5), 1792-1797. https://doi.org/10.1093/nar/gkh340</w:t>
      </w:r>
    </w:p>
    <w:p w14:paraId="73BA73EE" w14:textId="77777777" w:rsidR="00D152C9" w:rsidRPr="00D152C9" w:rsidRDefault="00D152C9" w:rsidP="00D152C9">
      <w:pPr>
        <w:widowControl w:val="0"/>
        <w:autoSpaceDE w:val="0"/>
        <w:autoSpaceDN w:val="0"/>
        <w:adjustRightInd w:val="0"/>
        <w:rPr>
          <w:lang w:val="en-US"/>
        </w:rPr>
      </w:pPr>
      <w:r w:rsidRPr="00D152C9">
        <w:rPr>
          <w:lang w:val="en-US"/>
        </w:rPr>
        <w:t xml:space="preserve">García-Portugués, E., Golden, M., Sørensen, M., Mardia, K. V., Hamelryck, T., &amp; Hein, J. (2018). </w:t>
      </w:r>
      <w:r w:rsidRPr="00D152C9">
        <w:rPr>
          <w:i/>
          <w:iCs/>
          <w:lang w:val="en-US"/>
        </w:rPr>
        <w:t>Toroidal diffusions and protein structure evolution</w:t>
      </w:r>
      <w:r w:rsidRPr="00D152C9">
        <w:rPr>
          <w:lang w:val="en-US"/>
        </w:rPr>
        <w:t>. https://doi.org/10.1201/9781315228570</w:t>
      </w:r>
    </w:p>
    <w:p w14:paraId="52FE64B3" w14:textId="77777777" w:rsidR="00D152C9" w:rsidRPr="00D152C9" w:rsidRDefault="00D152C9" w:rsidP="00D152C9">
      <w:pPr>
        <w:widowControl w:val="0"/>
        <w:autoSpaceDE w:val="0"/>
        <w:autoSpaceDN w:val="0"/>
        <w:adjustRightInd w:val="0"/>
        <w:rPr>
          <w:lang w:val="en-US"/>
        </w:rPr>
      </w:pPr>
      <w:r w:rsidRPr="00D152C9">
        <w:rPr>
          <w:lang w:val="en-US"/>
        </w:rPr>
        <w:t xml:space="preserve">Golden, M., García-Portugués, E., Sørensen, M., Mardia, K. V., Hamelryck, T., &amp; Hein, J. (2017). A Generative Angular Model of Protein Structure Evolution. </w:t>
      </w:r>
      <w:r w:rsidRPr="00D152C9">
        <w:rPr>
          <w:i/>
          <w:iCs/>
          <w:lang w:val="en-US"/>
        </w:rPr>
        <w:t>Molecular Biology and Evolution</w:t>
      </w:r>
      <w:r w:rsidRPr="00D152C9">
        <w:rPr>
          <w:lang w:val="en-US"/>
        </w:rPr>
        <w:t xml:space="preserve">, </w:t>
      </w:r>
      <w:r w:rsidRPr="00D152C9">
        <w:rPr>
          <w:i/>
          <w:iCs/>
          <w:lang w:val="en-US"/>
        </w:rPr>
        <w:t>34</w:t>
      </w:r>
      <w:r w:rsidRPr="00D152C9">
        <w:rPr>
          <w:lang w:val="en-US"/>
        </w:rPr>
        <w:t>(8), 2085-2100. https://doi.org/10.1093/molbev/msx137</w:t>
      </w:r>
    </w:p>
    <w:p w14:paraId="046A0EF5" w14:textId="77777777" w:rsidR="00D152C9" w:rsidRPr="00D152C9" w:rsidRDefault="00D152C9" w:rsidP="00D152C9">
      <w:pPr>
        <w:widowControl w:val="0"/>
        <w:autoSpaceDE w:val="0"/>
        <w:autoSpaceDN w:val="0"/>
        <w:adjustRightInd w:val="0"/>
        <w:rPr>
          <w:lang w:val="en-US"/>
        </w:rPr>
      </w:pPr>
      <w:r w:rsidRPr="00D152C9">
        <w:rPr>
          <w:lang w:val="en-US"/>
        </w:rPr>
        <w:t xml:space="preserve">Grantham, R. (1974). Amino Acid Difference Formula to Help Explain Protein Evolution. </w:t>
      </w:r>
      <w:r w:rsidRPr="00D152C9">
        <w:rPr>
          <w:i/>
          <w:iCs/>
          <w:lang w:val="en-US"/>
        </w:rPr>
        <w:t>Science</w:t>
      </w:r>
      <w:r w:rsidRPr="00D152C9">
        <w:rPr>
          <w:lang w:val="en-US"/>
        </w:rPr>
        <w:t xml:space="preserve">, </w:t>
      </w:r>
      <w:r w:rsidRPr="00D152C9">
        <w:rPr>
          <w:i/>
          <w:iCs/>
          <w:lang w:val="en-US"/>
        </w:rPr>
        <w:t>185</w:t>
      </w:r>
      <w:r w:rsidRPr="00D152C9">
        <w:rPr>
          <w:lang w:val="en-US"/>
        </w:rPr>
        <w:t>(4154), 862-864. https://doi.org/10.1126/science.185.4154.862</w:t>
      </w:r>
    </w:p>
    <w:p w14:paraId="73CC7E01" w14:textId="77777777" w:rsidR="00D152C9" w:rsidRPr="00D152C9" w:rsidRDefault="00D152C9" w:rsidP="00D152C9">
      <w:pPr>
        <w:widowControl w:val="0"/>
        <w:autoSpaceDE w:val="0"/>
        <w:autoSpaceDN w:val="0"/>
        <w:adjustRightInd w:val="0"/>
        <w:rPr>
          <w:lang w:val="en-US"/>
        </w:rPr>
      </w:pPr>
      <w:r w:rsidRPr="00D152C9">
        <w:rPr>
          <w:lang w:val="en-US"/>
        </w:rPr>
        <w:t xml:space="preserve">Henikoff, S., &amp; Henikoff, J. G. (1992). Amino acid substitution matrices from protein blocks. </w:t>
      </w:r>
      <w:r w:rsidRPr="00D152C9">
        <w:rPr>
          <w:i/>
          <w:iCs/>
          <w:lang w:val="en-US"/>
        </w:rPr>
        <w:t>Proceedings of the National Academy of Sciences</w:t>
      </w:r>
      <w:r w:rsidRPr="00D152C9">
        <w:rPr>
          <w:lang w:val="en-US"/>
        </w:rPr>
        <w:t xml:space="preserve">, </w:t>
      </w:r>
      <w:r w:rsidRPr="00D152C9">
        <w:rPr>
          <w:i/>
          <w:iCs/>
          <w:lang w:val="en-US"/>
        </w:rPr>
        <w:t>89</w:t>
      </w:r>
      <w:r w:rsidRPr="00D152C9">
        <w:rPr>
          <w:lang w:val="en-US"/>
        </w:rPr>
        <w:t>(22), 10915-10919. https://doi.org/10.1073/pnas.89.22.10915</w:t>
      </w:r>
    </w:p>
    <w:p w14:paraId="070AE4A1" w14:textId="77777777" w:rsidR="00D152C9" w:rsidRPr="00D152C9" w:rsidRDefault="00D152C9" w:rsidP="00D152C9">
      <w:pPr>
        <w:widowControl w:val="0"/>
        <w:autoSpaceDE w:val="0"/>
        <w:autoSpaceDN w:val="0"/>
        <w:adjustRightInd w:val="0"/>
        <w:rPr>
          <w:lang w:val="en-US"/>
        </w:rPr>
      </w:pPr>
      <w:r w:rsidRPr="00D152C9">
        <w:rPr>
          <w:lang w:val="en-US"/>
        </w:rPr>
        <w:t xml:space="preserve">Herman, J. L., Challis, C. J., Novák, Á., Hein, J., &amp; Schmidler, S. C. (2014). Simultaneous Bayesian Estimation of Alignment and Phylogeny under a Joint Model of Protein Sequence and Structure. </w:t>
      </w:r>
      <w:r w:rsidRPr="00D152C9">
        <w:rPr>
          <w:i/>
          <w:iCs/>
          <w:lang w:val="en-US"/>
        </w:rPr>
        <w:t>Molecular Biology and Evolution</w:t>
      </w:r>
      <w:r w:rsidRPr="00D152C9">
        <w:rPr>
          <w:lang w:val="en-US"/>
        </w:rPr>
        <w:t xml:space="preserve">, </w:t>
      </w:r>
      <w:r w:rsidRPr="00D152C9">
        <w:rPr>
          <w:i/>
          <w:iCs/>
          <w:lang w:val="en-US"/>
        </w:rPr>
        <w:t>31</w:t>
      </w:r>
      <w:r w:rsidRPr="00D152C9">
        <w:rPr>
          <w:lang w:val="en-US"/>
        </w:rPr>
        <w:t>(9), 2251-2266. https://doi.org/10.1093/molbev/msu184</w:t>
      </w:r>
    </w:p>
    <w:p w14:paraId="47F19622" w14:textId="77777777" w:rsidR="00D152C9" w:rsidRPr="00D152C9" w:rsidRDefault="00D152C9" w:rsidP="00D152C9">
      <w:pPr>
        <w:widowControl w:val="0"/>
        <w:autoSpaceDE w:val="0"/>
        <w:autoSpaceDN w:val="0"/>
        <w:adjustRightInd w:val="0"/>
        <w:rPr>
          <w:lang w:val="en-US"/>
        </w:rPr>
      </w:pPr>
      <w:r w:rsidRPr="00D152C9">
        <w:rPr>
          <w:lang w:val="en-US"/>
        </w:rPr>
        <w:t xml:space="preserve">Hudson, R. R. (2002). Generating samples under a Wright-Fisher neutral model of genetic variation. </w:t>
      </w:r>
      <w:r w:rsidRPr="00D152C9">
        <w:rPr>
          <w:i/>
          <w:iCs/>
          <w:lang w:val="en-US"/>
        </w:rPr>
        <w:t>Bioinformatics</w:t>
      </w:r>
      <w:r w:rsidRPr="00D152C9">
        <w:rPr>
          <w:lang w:val="en-US"/>
        </w:rPr>
        <w:t xml:space="preserve">, </w:t>
      </w:r>
      <w:r w:rsidRPr="00D152C9">
        <w:rPr>
          <w:i/>
          <w:iCs/>
          <w:lang w:val="en-US"/>
        </w:rPr>
        <w:t>18</w:t>
      </w:r>
      <w:r w:rsidRPr="00D152C9">
        <w:rPr>
          <w:lang w:val="en-US"/>
        </w:rPr>
        <w:t>(2), 337-338. https://doi.org/10.1093/bioinformatics/18.2.337</w:t>
      </w:r>
    </w:p>
    <w:p w14:paraId="1A195F2F" w14:textId="77777777" w:rsidR="00D152C9" w:rsidRPr="00D152C9" w:rsidRDefault="00D152C9" w:rsidP="00D152C9">
      <w:pPr>
        <w:widowControl w:val="0"/>
        <w:autoSpaceDE w:val="0"/>
        <w:autoSpaceDN w:val="0"/>
        <w:adjustRightInd w:val="0"/>
        <w:rPr>
          <w:lang w:val="en-US"/>
        </w:rPr>
      </w:pPr>
      <w:r w:rsidRPr="00D152C9">
        <w:rPr>
          <w:lang w:val="en-US"/>
        </w:rPr>
        <w:t xml:space="preserve">Jones, D. T., Taylor, W. R., &amp; Thornton, J. M. (1992). The rapid generation of mutation data matrices from protein sequences. </w:t>
      </w:r>
      <w:r w:rsidRPr="00D152C9">
        <w:rPr>
          <w:i/>
          <w:iCs/>
          <w:lang w:val="en-US"/>
        </w:rPr>
        <w:t>Bioinformatics</w:t>
      </w:r>
      <w:r w:rsidRPr="00D152C9">
        <w:rPr>
          <w:lang w:val="en-US"/>
        </w:rPr>
        <w:t xml:space="preserve">, </w:t>
      </w:r>
      <w:r w:rsidRPr="00D152C9">
        <w:rPr>
          <w:i/>
          <w:iCs/>
          <w:lang w:val="en-US"/>
        </w:rPr>
        <w:t>8</w:t>
      </w:r>
      <w:r w:rsidRPr="00D152C9">
        <w:rPr>
          <w:lang w:val="en-US"/>
        </w:rPr>
        <w:t>(3), 275-282. https://doi.org/10.1093/bioinformatics/8.3.275</w:t>
      </w:r>
    </w:p>
    <w:p w14:paraId="5A6556D4" w14:textId="77777777" w:rsidR="00D152C9" w:rsidRPr="00D152C9" w:rsidRDefault="00D152C9" w:rsidP="00D152C9">
      <w:pPr>
        <w:widowControl w:val="0"/>
        <w:autoSpaceDE w:val="0"/>
        <w:autoSpaceDN w:val="0"/>
        <w:adjustRightInd w:val="0"/>
        <w:rPr>
          <w:lang w:val="en-US"/>
        </w:rPr>
      </w:pPr>
      <w:r w:rsidRPr="00D152C9">
        <w:rPr>
          <w:lang w:val="en-US"/>
        </w:rPr>
        <w:t xml:space="preserve">Kingman, J. F. C. (1982). The coalescent. </w:t>
      </w:r>
      <w:r w:rsidRPr="00D152C9">
        <w:rPr>
          <w:i/>
          <w:iCs/>
          <w:lang w:val="en-US"/>
        </w:rPr>
        <w:t>Stochastic Processes and Their Applications</w:t>
      </w:r>
      <w:r w:rsidRPr="00D152C9">
        <w:rPr>
          <w:lang w:val="en-US"/>
        </w:rPr>
        <w:t xml:space="preserve">, </w:t>
      </w:r>
      <w:r w:rsidRPr="00D152C9">
        <w:rPr>
          <w:i/>
          <w:iCs/>
          <w:lang w:val="en-US"/>
        </w:rPr>
        <w:t>13</w:t>
      </w:r>
      <w:r w:rsidRPr="00D152C9">
        <w:rPr>
          <w:lang w:val="en-US"/>
        </w:rPr>
        <w:t>(3), 235-248. https://doi.org/10.1016/0304-4149(82)90011-4</w:t>
      </w:r>
    </w:p>
    <w:p w14:paraId="7CC0EB2A" w14:textId="77777777" w:rsidR="00D152C9" w:rsidRPr="00D152C9" w:rsidRDefault="00D152C9" w:rsidP="00D152C9">
      <w:pPr>
        <w:widowControl w:val="0"/>
        <w:autoSpaceDE w:val="0"/>
        <w:autoSpaceDN w:val="0"/>
        <w:adjustRightInd w:val="0"/>
        <w:rPr>
          <w:lang w:val="en-US"/>
        </w:rPr>
      </w:pPr>
      <w:r w:rsidRPr="00D152C9">
        <w:rPr>
          <w:lang w:val="en-US"/>
        </w:rPr>
        <w:t xml:space="preserve">Kosiol, C., &amp; Goldman, N. (2005). Different Versions of the Dayhoff Rate Matrix. </w:t>
      </w:r>
      <w:r w:rsidRPr="00D152C9">
        <w:rPr>
          <w:i/>
          <w:iCs/>
          <w:lang w:val="en-US"/>
        </w:rPr>
        <w:t>Molecular Biology and Evolution</w:t>
      </w:r>
      <w:r w:rsidRPr="00D152C9">
        <w:rPr>
          <w:lang w:val="en-US"/>
        </w:rPr>
        <w:t xml:space="preserve">, </w:t>
      </w:r>
      <w:r w:rsidRPr="00D152C9">
        <w:rPr>
          <w:i/>
          <w:iCs/>
          <w:lang w:val="en-US"/>
        </w:rPr>
        <w:t>22</w:t>
      </w:r>
      <w:r w:rsidRPr="00D152C9">
        <w:rPr>
          <w:lang w:val="en-US"/>
        </w:rPr>
        <w:t>(2), 193-199. https://doi.org/10.1093/molbev/msi005</w:t>
      </w:r>
    </w:p>
    <w:p w14:paraId="100A9688" w14:textId="77777777" w:rsidR="00D152C9" w:rsidRPr="00D152C9" w:rsidRDefault="00D152C9" w:rsidP="00D152C9">
      <w:pPr>
        <w:widowControl w:val="0"/>
        <w:autoSpaceDE w:val="0"/>
        <w:autoSpaceDN w:val="0"/>
        <w:adjustRightInd w:val="0"/>
        <w:rPr>
          <w:lang w:val="en-US"/>
        </w:rPr>
      </w:pPr>
      <w:r w:rsidRPr="00D152C9">
        <w:rPr>
          <w:lang w:val="en-US"/>
        </w:rPr>
        <w:t xml:space="preserve">Le, S. Q., &amp; Gascuel, O. (2008). An Improved General Amino Acid Replacement Matrix. </w:t>
      </w:r>
      <w:r w:rsidRPr="00D152C9">
        <w:rPr>
          <w:i/>
          <w:iCs/>
          <w:lang w:val="en-US"/>
        </w:rPr>
        <w:t>Molecular Biology and Evolution</w:t>
      </w:r>
      <w:r w:rsidRPr="00D152C9">
        <w:rPr>
          <w:lang w:val="en-US"/>
        </w:rPr>
        <w:t xml:space="preserve">, </w:t>
      </w:r>
      <w:r w:rsidRPr="00D152C9">
        <w:rPr>
          <w:i/>
          <w:iCs/>
          <w:lang w:val="en-US"/>
        </w:rPr>
        <w:t>25</w:t>
      </w:r>
      <w:r w:rsidRPr="00D152C9">
        <w:rPr>
          <w:lang w:val="en-US"/>
        </w:rPr>
        <w:t>(7), 1307-1320. https://doi.org/10.1093/molbev/msn067</w:t>
      </w:r>
    </w:p>
    <w:p w14:paraId="013DA505" w14:textId="77777777" w:rsidR="00D152C9" w:rsidRPr="00D152C9" w:rsidRDefault="00D152C9" w:rsidP="00D152C9">
      <w:pPr>
        <w:widowControl w:val="0"/>
        <w:autoSpaceDE w:val="0"/>
        <w:autoSpaceDN w:val="0"/>
        <w:adjustRightInd w:val="0"/>
        <w:rPr>
          <w:lang w:val="en-US"/>
        </w:rPr>
      </w:pPr>
      <w:r w:rsidRPr="00D152C9">
        <w:rPr>
          <w:lang w:val="en-US"/>
        </w:rPr>
        <w:t xml:space="preserve">Lopes, J. S., Arenas, M., Posada, D., &amp; Beaumont, M. A. (2014). Coestimation of recombination, substitution and molecular adaptation rates by approximate Bayesian computation. </w:t>
      </w:r>
      <w:r w:rsidRPr="00D152C9">
        <w:rPr>
          <w:i/>
          <w:iCs/>
          <w:lang w:val="en-US"/>
        </w:rPr>
        <w:t>Heredity</w:t>
      </w:r>
      <w:r w:rsidRPr="00D152C9">
        <w:rPr>
          <w:lang w:val="en-US"/>
        </w:rPr>
        <w:t xml:space="preserve">, </w:t>
      </w:r>
      <w:r w:rsidRPr="00D152C9">
        <w:rPr>
          <w:i/>
          <w:iCs/>
          <w:lang w:val="en-US"/>
        </w:rPr>
        <w:t>112</w:t>
      </w:r>
      <w:r w:rsidRPr="00D152C9">
        <w:rPr>
          <w:lang w:val="en-US"/>
        </w:rPr>
        <w:t>(3), 255-264. https://doi.org/10.1038/hdy.2013.101</w:t>
      </w:r>
    </w:p>
    <w:p w14:paraId="34F05A7A" w14:textId="77777777" w:rsidR="00D152C9" w:rsidRPr="00D152C9" w:rsidRDefault="00D152C9" w:rsidP="00D152C9">
      <w:pPr>
        <w:widowControl w:val="0"/>
        <w:autoSpaceDE w:val="0"/>
        <w:autoSpaceDN w:val="0"/>
        <w:adjustRightInd w:val="0"/>
        <w:rPr>
          <w:lang w:val="en-US"/>
        </w:rPr>
      </w:pPr>
      <w:r w:rsidRPr="00D152C9">
        <w:rPr>
          <w:lang w:val="en-US"/>
        </w:rPr>
        <w:t xml:space="preserve">Müller, T., &amp; Vingron, M. (2000). Modeling Amino Acid Replacement. </w:t>
      </w:r>
      <w:r w:rsidRPr="00D152C9">
        <w:rPr>
          <w:i/>
          <w:iCs/>
          <w:lang w:val="en-US"/>
        </w:rPr>
        <w:t>Journal of Computational Biology</w:t>
      </w:r>
      <w:r w:rsidRPr="00D152C9">
        <w:rPr>
          <w:lang w:val="en-US"/>
        </w:rPr>
        <w:t xml:space="preserve">, </w:t>
      </w:r>
      <w:r w:rsidRPr="00D152C9">
        <w:rPr>
          <w:i/>
          <w:iCs/>
          <w:lang w:val="en-US"/>
        </w:rPr>
        <w:t>7</w:t>
      </w:r>
      <w:r w:rsidRPr="00D152C9">
        <w:rPr>
          <w:lang w:val="en-US"/>
        </w:rPr>
        <w:t>(6), 761-776. https://doi.org/10.1089/10665270050514918</w:t>
      </w:r>
    </w:p>
    <w:p w14:paraId="03CBD3DD" w14:textId="77777777" w:rsidR="00D152C9" w:rsidRPr="00D152C9" w:rsidRDefault="00D152C9" w:rsidP="00D152C9">
      <w:pPr>
        <w:widowControl w:val="0"/>
        <w:autoSpaceDE w:val="0"/>
        <w:autoSpaceDN w:val="0"/>
        <w:adjustRightInd w:val="0"/>
        <w:rPr>
          <w:lang w:val="en-US"/>
        </w:rPr>
      </w:pPr>
      <w:r w:rsidRPr="00D152C9">
        <w:rPr>
          <w:lang w:val="en-US"/>
        </w:rPr>
        <w:t xml:space="preserve">Navascués, M., Depaulis, F., &amp; Emerson, B. C. (2010). Combining contemporary and ancient DNA in population genetic and phylogeographical studies: MOLECULAR POLYMORPHISM ANALYSIS OF ANCIENT DNA. </w:t>
      </w:r>
      <w:r w:rsidRPr="00D152C9">
        <w:rPr>
          <w:i/>
          <w:iCs/>
          <w:lang w:val="en-US"/>
        </w:rPr>
        <w:t>Molecular Ecology Resources</w:t>
      </w:r>
      <w:r w:rsidRPr="00D152C9">
        <w:rPr>
          <w:lang w:val="en-US"/>
        </w:rPr>
        <w:t xml:space="preserve">, </w:t>
      </w:r>
      <w:r w:rsidRPr="00D152C9">
        <w:rPr>
          <w:i/>
          <w:iCs/>
          <w:lang w:val="en-US"/>
        </w:rPr>
        <w:t>10</w:t>
      </w:r>
      <w:r w:rsidRPr="00D152C9">
        <w:rPr>
          <w:lang w:val="en-US"/>
        </w:rPr>
        <w:t>(5), 760-772. https://doi.org/10.1111/j.1755-0998.2010.02895.x</w:t>
      </w:r>
    </w:p>
    <w:p w14:paraId="3D8B8696" w14:textId="77777777" w:rsidR="00D152C9" w:rsidRPr="00D152C9" w:rsidRDefault="00D152C9" w:rsidP="00D152C9">
      <w:pPr>
        <w:widowControl w:val="0"/>
        <w:autoSpaceDE w:val="0"/>
        <w:autoSpaceDN w:val="0"/>
        <w:adjustRightInd w:val="0"/>
        <w:rPr>
          <w:lang w:val="en-US"/>
        </w:rPr>
      </w:pPr>
      <w:r w:rsidRPr="00D152C9">
        <w:rPr>
          <w:lang w:val="en-US"/>
        </w:rPr>
        <w:t xml:space="preserve">Nickle, D. C., Heath, L., Jensen, M. A., Gilbert, P. B., Mullins, J. I., &amp; Kosakovsky Pond, S. L. (2007). HIV-Specific Probabilistic Models of Protein Evolution. </w:t>
      </w:r>
      <w:r w:rsidRPr="00D152C9">
        <w:rPr>
          <w:i/>
          <w:iCs/>
          <w:lang w:val="en-US"/>
        </w:rPr>
        <w:t>PLoS ONE</w:t>
      </w:r>
      <w:r w:rsidRPr="00D152C9">
        <w:rPr>
          <w:lang w:val="en-US"/>
        </w:rPr>
        <w:t xml:space="preserve">, </w:t>
      </w:r>
      <w:r w:rsidRPr="00D152C9">
        <w:rPr>
          <w:i/>
          <w:iCs/>
          <w:lang w:val="en-US"/>
        </w:rPr>
        <w:t>2</w:t>
      </w:r>
      <w:r w:rsidRPr="00D152C9">
        <w:rPr>
          <w:lang w:val="en-US"/>
        </w:rPr>
        <w:t>(6), e503. https://doi.org/10.1371/journal.pone.0000503</w:t>
      </w:r>
    </w:p>
    <w:p w14:paraId="2CB6FAA7" w14:textId="77777777" w:rsidR="00D152C9" w:rsidRPr="00D152C9" w:rsidRDefault="00D152C9" w:rsidP="00D152C9">
      <w:pPr>
        <w:widowControl w:val="0"/>
        <w:autoSpaceDE w:val="0"/>
        <w:autoSpaceDN w:val="0"/>
        <w:adjustRightInd w:val="0"/>
        <w:rPr>
          <w:lang w:val="en-US"/>
        </w:rPr>
      </w:pPr>
      <w:r w:rsidRPr="00D152C9">
        <w:rPr>
          <w:lang w:val="en-US"/>
        </w:rPr>
        <w:t xml:space="preserve">Norn, C., André, I., &amp; Theobald, D. L. (2021). A thermodynamic model of protein structure evolution explains empirical amino acid substitution matrices. </w:t>
      </w:r>
      <w:r w:rsidRPr="00D152C9">
        <w:rPr>
          <w:i/>
          <w:iCs/>
          <w:lang w:val="en-US"/>
        </w:rPr>
        <w:t>Protein Science</w:t>
      </w:r>
      <w:r w:rsidRPr="00D152C9">
        <w:rPr>
          <w:lang w:val="en-US"/>
        </w:rPr>
        <w:t xml:space="preserve">, </w:t>
      </w:r>
      <w:r w:rsidRPr="00D152C9">
        <w:rPr>
          <w:i/>
          <w:iCs/>
          <w:lang w:val="en-US"/>
        </w:rPr>
        <w:t>30</w:t>
      </w:r>
      <w:r w:rsidRPr="00D152C9">
        <w:rPr>
          <w:lang w:val="en-US"/>
        </w:rPr>
        <w:t>(10), 2057-2068. https://doi.org/10.1002/pro.4155</w:t>
      </w:r>
    </w:p>
    <w:p w14:paraId="02BAA5D9" w14:textId="77777777" w:rsidR="00D152C9" w:rsidRPr="00D152C9" w:rsidRDefault="00D152C9" w:rsidP="00D152C9">
      <w:pPr>
        <w:widowControl w:val="0"/>
        <w:autoSpaceDE w:val="0"/>
        <w:autoSpaceDN w:val="0"/>
        <w:adjustRightInd w:val="0"/>
        <w:rPr>
          <w:lang w:val="en-US"/>
        </w:rPr>
      </w:pPr>
      <w:r w:rsidRPr="00D152C9">
        <w:rPr>
          <w:lang w:val="en-US"/>
        </w:rPr>
        <w:t xml:space="preserve">Perron, U., Kozlov, A. M., Stamatakis, A., Goldman, N., &amp; Moal, I. H. (2019). Modeling Structural Constraints on Protein Evolution via Side-Chain Conformational States. </w:t>
      </w:r>
      <w:r w:rsidRPr="00D152C9">
        <w:rPr>
          <w:i/>
          <w:iCs/>
          <w:lang w:val="en-US"/>
        </w:rPr>
        <w:t>Molecular Biology and Evolution</w:t>
      </w:r>
      <w:r w:rsidRPr="00D152C9">
        <w:rPr>
          <w:lang w:val="en-US"/>
        </w:rPr>
        <w:t xml:space="preserve">, </w:t>
      </w:r>
      <w:r w:rsidRPr="00D152C9">
        <w:rPr>
          <w:i/>
          <w:iCs/>
          <w:lang w:val="en-US"/>
        </w:rPr>
        <w:t>36</w:t>
      </w:r>
      <w:r w:rsidRPr="00D152C9">
        <w:rPr>
          <w:lang w:val="en-US"/>
        </w:rPr>
        <w:t>(9), 2086-2103. https://doi.org/10.1093/molbev/msz122</w:t>
      </w:r>
    </w:p>
    <w:p w14:paraId="4D792CC1" w14:textId="77777777" w:rsidR="00D152C9" w:rsidRPr="00D152C9" w:rsidRDefault="00D152C9" w:rsidP="00D152C9">
      <w:pPr>
        <w:widowControl w:val="0"/>
        <w:autoSpaceDE w:val="0"/>
        <w:autoSpaceDN w:val="0"/>
        <w:adjustRightInd w:val="0"/>
        <w:rPr>
          <w:lang w:val="en-US"/>
        </w:rPr>
      </w:pPr>
      <w:r w:rsidRPr="00D152C9">
        <w:rPr>
          <w:lang w:val="en-US"/>
        </w:rPr>
        <w:t xml:space="preserve">Waksman, G., Krishna, T. S., Williams, C. H., &amp; Kuriyan, J. (1994). Crystal structure of Escherichia coli thioredoxin reductase refined at 2 A resolution. Implications for a large conformational change during catalysis. </w:t>
      </w:r>
      <w:r w:rsidRPr="00D152C9">
        <w:rPr>
          <w:i/>
          <w:iCs/>
          <w:lang w:val="en-US"/>
        </w:rPr>
        <w:t>Journal of Molecular Biology</w:t>
      </w:r>
      <w:r w:rsidRPr="00D152C9">
        <w:rPr>
          <w:lang w:val="en-US"/>
        </w:rPr>
        <w:t xml:space="preserve">, </w:t>
      </w:r>
      <w:r w:rsidRPr="00D152C9">
        <w:rPr>
          <w:i/>
          <w:iCs/>
          <w:lang w:val="en-US"/>
        </w:rPr>
        <w:t>236</w:t>
      </w:r>
      <w:r w:rsidRPr="00D152C9">
        <w:rPr>
          <w:lang w:val="en-US"/>
        </w:rPr>
        <w:t>(3), 800-816.</w:t>
      </w:r>
    </w:p>
    <w:p w14:paraId="3CB6C76D" w14:textId="77777777" w:rsidR="00D152C9" w:rsidRPr="00D152C9" w:rsidRDefault="00D152C9" w:rsidP="00D152C9">
      <w:pPr>
        <w:widowControl w:val="0"/>
        <w:autoSpaceDE w:val="0"/>
        <w:autoSpaceDN w:val="0"/>
        <w:adjustRightInd w:val="0"/>
        <w:rPr>
          <w:lang w:val="en-US"/>
        </w:rPr>
      </w:pPr>
      <w:r w:rsidRPr="00D152C9">
        <w:rPr>
          <w:lang w:val="en-US"/>
        </w:rPr>
        <w:t xml:space="preserve">Waterhouse, A., Bertoni, M., Bienert, S., Studer, G., Tauriello, G., Gumienny, R., Heer, F. T., de Beer, T. A. P., Rempfer, C., Bordoli, L., Lepore, R., &amp; Schwede, T. (2018). SWISS-MODEL: Homology modelling of protein structures and complexes. </w:t>
      </w:r>
      <w:r w:rsidRPr="00D152C9">
        <w:rPr>
          <w:i/>
          <w:iCs/>
          <w:lang w:val="en-US"/>
        </w:rPr>
        <w:t>Nucleic Acids Research</w:t>
      </w:r>
      <w:r w:rsidRPr="00D152C9">
        <w:rPr>
          <w:lang w:val="en-US"/>
        </w:rPr>
        <w:t xml:space="preserve">, </w:t>
      </w:r>
      <w:r w:rsidRPr="00D152C9">
        <w:rPr>
          <w:i/>
          <w:iCs/>
          <w:lang w:val="en-US"/>
        </w:rPr>
        <w:t>46</w:t>
      </w:r>
      <w:r w:rsidRPr="00D152C9">
        <w:rPr>
          <w:lang w:val="en-US"/>
        </w:rPr>
        <w:t>(W1), W296-W303. https://doi.org/10.1093/nar/gky427</w:t>
      </w:r>
    </w:p>
    <w:p w14:paraId="4B0D6CE0" w14:textId="77777777" w:rsidR="00D152C9" w:rsidRPr="00D152C9" w:rsidRDefault="00D152C9" w:rsidP="00D152C9">
      <w:pPr>
        <w:widowControl w:val="0"/>
        <w:autoSpaceDE w:val="0"/>
        <w:autoSpaceDN w:val="0"/>
        <w:adjustRightInd w:val="0"/>
        <w:rPr>
          <w:lang w:val="en-US"/>
        </w:rPr>
      </w:pPr>
      <w:r w:rsidRPr="00D152C9">
        <w:rPr>
          <w:lang w:val="en-US"/>
        </w:rPr>
        <w:t xml:space="preserve">Whelan, S., &amp; Goldman, N. (2001). A General Empirical Model of Protein Evolution Derived from Multiple Protein Families Using a Maximum-Likelihood Approach. </w:t>
      </w:r>
      <w:r w:rsidRPr="00D152C9">
        <w:rPr>
          <w:i/>
          <w:iCs/>
          <w:lang w:val="en-US"/>
        </w:rPr>
        <w:t>Molecular Biology and Evolution</w:t>
      </w:r>
      <w:r w:rsidRPr="00D152C9">
        <w:rPr>
          <w:lang w:val="en-US"/>
        </w:rPr>
        <w:t xml:space="preserve">, </w:t>
      </w:r>
      <w:r w:rsidRPr="00D152C9">
        <w:rPr>
          <w:i/>
          <w:iCs/>
          <w:lang w:val="en-US"/>
        </w:rPr>
        <w:t>18</w:t>
      </w:r>
      <w:r w:rsidRPr="00D152C9">
        <w:rPr>
          <w:lang w:val="en-US"/>
        </w:rPr>
        <w:t>(5), 691-699. https://doi.org/10.1093/oxfordjournals.molbev.a003851</w:t>
      </w:r>
    </w:p>
    <w:p w14:paraId="5D16A3C4" w14:textId="77777777" w:rsidR="00D152C9" w:rsidRPr="00D152C9" w:rsidRDefault="00D152C9" w:rsidP="00D152C9">
      <w:pPr>
        <w:widowControl w:val="0"/>
        <w:autoSpaceDE w:val="0"/>
        <w:autoSpaceDN w:val="0"/>
        <w:adjustRightInd w:val="0"/>
        <w:rPr>
          <w:lang w:val="en-US"/>
        </w:rPr>
      </w:pPr>
      <w:r w:rsidRPr="00D152C9">
        <w:rPr>
          <w:lang w:val="en-US"/>
        </w:rPr>
        <w:t xml:space="preserve">Yang, Z. (1996). Among-site rate variation and its impact on phylogenetic analyses. </w:t>
      </w:r>
      <w:r w:rsidRPr="00D152C9">
        <w:rPr>
          <w:i/>
          <w:iCs/>
          <w:lang w:val="en-US"/>
        </w:rPr>
        <w:t>Trends in Ecology &amp; Evolution</w:t>
      </w:r>
      <w:r w:rsidRPr="00D152C9">
        <w:rPr>
          <w:lang w:val="en-US"/>
        </w:rPr>
        <w:t xml:space="preserve">, </w:t>
      </w:r>
      <w:r w:rsidRPr="00D152C9">
        <w:rPr>
          <w:i/>
          <w:iCs/>
          <w:lang w:val="en-US"/>
        </w:rPr>
        <w:t>11</w:t>
      </w:r>
      <w:r w:rsidRPr="00D152C9">
        <w:rPr>
          <w:lang w:val="en-US"/>
        </w:rPr>
        <w:t>(9), 367-372. https://doi.org/10.1016/0169-5347(96)10041-0</w:t>
      </w:r>
    </w:p>
    <w:p w14:paraId="4895809A" w14:textId="77777777" w:rsidR="00D152C9" w:rsidRPr="00D152C9" w:rsidRDefault="00D152C9" w:rsidP="00D152C9">
      <w:pPr>
        <w:widowControl w:val="0"/>
        <w:autoSpaceDE w:val="0"/>
        <w:autoSpaceDN w:val="0"/>
        <w:adjustRightInd w:val="0"/>
        <w:rPr>
          <w:lang w:val="en-US"/>
        </w:rPr>
      </w:pPr>
      <w:r w:rsidRPr="00D152C9">
        <w:rPr>
          <w:lang w:val="en-US"/>
        </w:rPr>
        <w:t xml:space="preserve">Yang, Z. (2006). </w:t>
      </w:r>
      <w:r w:rsidRPr="00D152C9">
        <w:rPr>
          <w:i/>
          <w:iCs/>
          <w:lang w:val="en-US"/>
        </w:rPr>
        <w:t>Computational Molecular Evolution</w:t>
      </w:r>
      <w:r w:rsidRPr="00D152C9">
        <w:rPr>
          <w:lang w:val="en-US"/>
        </w:rPr>
        <w:t>. Oxford University Press. https://doi.org/10.1093/acprof:oso/9780198567028.001.0001</w:t>
      </w:r>
    </w:p>
    <w:p w14:paraId="2A736B17" w14:textId="77777777" w:rsidR="00D152C9" w:rsidRPr="00D152C9" w:rsidRDefault="00D152C9" w:rsidP="00D152C9">
      <w:pPr>
        <w:widowControl w:val="0"/>
        <w:autoSpaceDE w:val="0"/>
        <w:autoSpaceDN w:val="0"/>
        <w:adjustRightInd w:val="0"/>
      </w:pPr>
      <w:r w:rsidRPr="00D152C9">
        <w:rPr>
          <w:lang w:val="en-US"/>
        </w:rPr>
        <w:t xml:space="preserve">Yang, Z., Nielsen, R., &amp; Hasegawa, M. (1998). Models of amino acid substitution and applications to mitochondrial protein evolution. </w:t>
      </w:r>
      <w:r w:rsidRPr="00D152C9">
        <w:rPr>
          <w:i/>
          <w:iCs/>
        </w:rPr>
        <w:t>Molecular Biology and Evolution</w:t>
      </w:r>
      <w:r w:rsidRPr="00D152C9">
        <w:t xml:space="preserve">, </w:t>
      </w:r>
      <w:r w:rsidRPr="00D152C9">
        <w:rPr>
          <w:i/>
          <w:iCs/>
        </w:rPr>
        <w:t>15</w:t>
      </w:r>
      <w:r w:rsidRPr="00D152C9">
        <w:t>(12), 1600-1611. https://doi.org/10.1093/oxfordjournals.molbev.a025888</w:t>
      </w:r>
    </w:p>
    <w:p w14:paraId="757B48DB" w14:textId="00CE0B51" w:rsidR="00506C45" w:rsidRPr="00F2442C" w:rsidRDefault="00A25BC9" w:rsidP="00823EFF">
      <w:pPr>
        <w:widowControl w:val="0"/>
        <w:autoSpaceDE w:val="0"/>
        <w:autoSpaceDN w:val="0"/>
        <w:adjustRightInd w:val="0"/>
        <w:spacing w:line="480" w:lineRule="auto"/>
        <w:ind w:firstLine="709"/>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44C53926" w14:textId="77777777" w:rsidR="002F61F6" w:rsidRPr="00F2442C" w:rsidRDefault="002F61F6" w:rsidP="00582902">
      <w:pPr>
        <w:rPr>
          <w:lang w:val="en-US"/>
        </w:rPr>
      </w:pPr>
    </w:p>
    <w:sectPr w:rsidR="002F61F6" w:rsidRPr="00F2442C" w:rsidSect="00690F92">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David Ferreiro Garcia" w:date="2022-06-08T16:50:00Z" w:initials="DFG">
    <w:p w14:paraId="317C8C44" w14:textId="5A5828B8" w:rsidR="0051214B" w:rsidRDefault="0051214B">
      <w:pPr>
        <w:pStyle w:val="CommentText"/>
      </w:pPr>
      <w:r>
        <w:rPr>
          <w:rStyle w:val="CommentReference"/>
        </w:rPr>
        <w:annotationRef/>
      </w:r>
      <w:r>
        <w:t>No me gusta el nombre</w:t>
      </w:r>
    </w:p>
  </w:comment>
  <w:comment w:id="69" w:author="Catarina Brancoi" w:date="2022-07-19T13:45:00Z" w:initials="CB">
    <w:p w14:paraId="543B44C0" w14:textId="77777777" w:rsidR="00F2449B" w:rsidRDefault="00F2449B" w:rsidP="00E90B89">
      <w:pPr>
        <w:jc w:val="left"/>
      </w:pPr>
      <w:r>
        <w:rPr>
          <w:rStyle w:val="CommentReference"/>
        </w:rPr>
        <w:annotationRef/>
      </w:r>
      <w:r>
        <w:rPr>
          <w:sz w:val="20"/>
          <w:szCs w:val="20"/>
        </w:rPr>
        <w:t>Me neither</w:t>
      </w:r>
    </w:p>
  </w:comment>
  <w:comment w:id="99" w:author="Catarina Brancoi" w:date="2022-07-19T16:30:00Z" w:initials="CB">
    <w:p w14:paraId="363DE06A" w14:textId="77777777" w:rsidR="001F1689" w:rsidRDefault="001F1689" w:rsidP="00B51E85">
      <w:pPr>
        <w:jc w:val="left"/>
      </w:pPr>
      <w:r>
        <w:rPr>
          <w:rStyle w:val="CommentReference"/>
        </w:rPr>
        <w:annotationRef/>
      </w:r>
      <w:r>
        <w:rPr>
          <w:sz w:val="20"/>
          <w:szCs w:val="20"/>
        </w:rPr>
        <w:t>Why don’t you use the abbreviation in the paper, I wonder xD</w:t>
      </w:r>
    </w:p>
  </w:comment>
  <w:comment w:id="101" w:author="Catarina Brancoi" w:date="2022-07-19T16:17:00Z" w:initials="CB">
    <w:p w14:paraId="143489FD" w14:textId="65D87A33" w:rsidR="006A0F4A" w:rsidRDefault="006A0F4A" w:rsidP="00593B68">
      <w:pPr>
        <w:jc w:val="left"/>
      </w:pPr>
      <w:r>
        <w:rPr>
          <w:rStyle w:val="CommentReference"/>
        </w:rPr>
        <w:annotationRef/>
      </w:r>
      <w:r>
        <w:rPr>
          <w:sz w:val="20"/>
          <w:szCs w:val="20"/>
        </w:rPr>
        <w:t>Just to let you know, here I don’t see any problem with the ‘, its not so formal as the paper I think. But it’s just my opinion</w:t>
      </w:r>
    </w:p>
  </w:comment>
  <w:comment w:id="102" w:author="Catarina Brancoi" w:date="2022-07-19T16:28:00Z" w:initials="CB">
    <w:p w14:paraId="2BB10172" w14:textId="77777777" w:rsidR="004646FC" w:rsidRDefault="004646FC" w:rsidP="00E95D17">
      <w:pPr>
        <w:jc w:val="left"/>
      </w:pPr>
      <w:r>
        <w:rPr>
          <w:rStyle w:val="CommentReference"/>
        </w:rPr>
        <w:annotationRef/>
      </w:r>
      <w:r>
        <w:rPr>
          <w:sz w:val="20"/>
          <w:szCs w:val="20"/>
        </w:rPr>
        <w:t>But still, avoid to used this many times</w:t>
      </w:r>
    </w:p>
  </w:comment>
  <w:comment w:id="110" w:author="Catarina Brancoi" w:date="2022-07-19T16:32:00Z" w:initials="CB">
    <w:p w14:paraId="486C58CB" w14:textId="77777777" w:rsidR="001F1689" w:rsidRDefault="001F1689" w:rsidP="00F442A0">
      <w:pPr>
        <w:jc w:val="left"/>
      </w:pPr>
      <w:r>
        <w:rPr>
          <w:rStyle w:val="CommentReference"/>
        </w:rPr>
        <w:annotationRef/>
      </w:r>
      <w:r>
        <w:rPr>
          <w:sz w:val="20"/>
          <w:szCs w:val="20"/>
        </w:rPr>
        <w:t>Maybe you can refer here the permissions</w:t>
      </w:r>
    </w:p>
  </w:comment>
  <w:comment w:id="143" w:author="Catarina Brancoi" w:date="2022-07-20T10:30:00Z" w:initials="CB">
    <w:p w14:paraId="063B0BAA" w14:textId="77777777" w:rsidR="00F2787E" w:rsidRDefault="00CA1A06" w:rsidP="00AA41B8">
      <w:pPr>
        <w:jc w:val="left"/>
      </w:pPr>
      <w:r>
        <w:rPr>
          <w:rStyle w:val="CommentReference"/>
        </w:rPr>
        <w:annotationRef/>
      </w:r>
      <w:r w:rsidR="00F2787E">
        <w:rPr>
          <w:sz w:val="20"/>
          <w:szCs w:val="20"/>
        </w:rPr>
        <w:t>In the end review all the names, of programs and tools to use. Try to always use the same formate. I would say to write the program names in italic, with no “”, and leave the “” to the scripts. Use what you prefer but always use the same. Check that in the end with find and replace</w:t>
      </w:r>
    </w:p>
  </w:comment>
  <w:comment w:id="193" w:author="Catarina Brancoi" w:date="2022-07-20T11:32:00Z" w:initials="CB">
    <w:p w14:paraId="73D9C265" w14:textId="47B8D9F1" w:rsidR="003C4DD6" w:rsidRDefault="003C4DD6" w:rsidP="000D3E0E">
      <w:pPr>
        <w:jc w:val="left"/>
      </w:pPr>
      <w:r>
        <w:rPr>
          <w:rStyle w:val="CommentReference"/>
        </w:rPr>
        <w:annotationRef/>
      </w:r>
      <w:r>
        <w:rPr>
          <w:sz w:val="20"/>
          <w:szCs w:val="20"/>
        </w:rPr>
        <w:t>What do you need to write in the settings?</w:t>
      </w:r>
    </w:p>
  </w:comment>
  <w:comment w:id="266" w:author="Catarina Brancoi" w:date="2022-07-20T10:54:00Z" w:initials="CB">
    <w:p w14:paraId="0BC883A4" w14:textId="0030F296" w:rsidR="00F17BBF" w:rsidRDefault="00F17BBF" w:rsidP="00E80F3A">
      <w:pPr>
        <w:jc w:val="left"/>
      </w:pPr>
      <w:r>
        <w:rPr>
          <w:rStyle w:val="CommentReference"/>
        </w:rPr>
        <w:annotationRef/>
      </w:r>
      <w:r>
        <w:rPr>
          <w:sz w:val="20"/>
          <w:szCs w:val="20"/>
        </w:rPr>
        <w:t>Tell what the numbers mean</w:t>
      </w:r>
    </w:p>
  </w:comment>
  <w:comment w:id="316" w:author="Catarina Brancoi" w:date="2022-07-20T11:18:00Z" w:initials="CB">
    <w:p w14:paraId="0927AF30" w14:textId="77777777" w:rsidR="00E84D94" w:rsidRDefault="00E84D94" w:rsidP="000C2896">
      <w:pPr>
        <w:jc w:val="left"/>
      </w:pPr>
      <w:r>
        <w:rPr>
          <w:rStyle w:val="CommentReference"/>
        </w:rPr>
        <w:annotationRef/>
      </w:r>
      <w:r>
        <w:rPr>
          <w:sz w:val="20"/>
          <w:szCs w:val="20"/>
        </w:rPr>
        <w:t>Generations?</w:t>
      </w:r>
    </w:p>
  </w:comment>
  <w:comment w:id="326" w:author="Catarina Brancoi" w:date="2022-07-20T11:07:00Z" w:initials="CB">
    <w:p w14:paraId="7F57C7C2" w14:textId="0C2B0D19" w:rsidR="000D6E3A" w:rsidRDefault="000D6E3A" w:rsidP="00F20A3E">
      <w:pPr>
        <w:jc w:val="left"/>
      </w:pPr>
      <w:r>
        <w:rPr>
          <w:rStyle w:val="CommentReference"/>
        </w:rPr>
        <w:annotationRef/>
      </w:r>
      <w:r>
        <w:rPr>
          <w:sz w:val="20"/>
          <w:szCs w:val="20"/>
        </w:rPr>
        <w:t xml:space="preserve">I think that something is not correct here. </w:t>
      </w:r>
    </w:p>
  </w:comment>
  <w:comment w:id="351" w:author="Catarina Brancoi" w:date="2022-07-20T11:07:00Z" w:initials="CB">
    <w:p w14:paraId="5C75E24A" w14:textId="77777777" w:rsidR="00E84D94" w:rsidRDefault="00E84D94" w:rsidP="00E84D94">
      <w:pPr>
        <w:jc w:val="left"/>
      </w:pPr>
      <w:r>
        <w:rPr>
          <w:rStyle w:val="CommentReference"/>
        </w:rPr>
        <w:annotationRef/>
      </w:r>
      <w:r>
        <w:rPr>
          <w:sz w:val="20"/>
          <w:szCs w:val="20"/>
        </w:rPr>
        <w:t xml:space="preserve">I think that something is not correct here. </w:t>
      </w:r>
    </w:p>
  </w:comment>
  <w:comment w:id="358" w:author="Catarina Brancoi" w:date="2022-07-20T11:30:00Z" w:initials="CB">
    <w:p w14:paraId="76DCCB02" w14:textId="77777777" w:rsidR="003C4DD6" w:rsidRDefault="003C4DD6" w:rsidP="0072271E">
      <w:pPr>
        <w:jc w:val="left"/>
      </w:pPr>
      <w:r>
        <w:rPr>
          <w:rStyle w:val="CommentReference"/>
        </w:rPr>
        <w:annotationRef/>
      </w:r>
      <w:r>
        <w:rPr>
          <w:sz w:val="20"/>
          <w:szCs w:val="20"/>
        </w:rPr>
        <w:t>I did not understand</w:t>
      </w:r>
    </w:p>
  </w:comment>
  <w:comment w:id="371" w:author="Catarina Brancoi" w:date="2022-07-20T11:38:00Z" w:initials="CB">
    <w:p w14:paraId="76751D8D" w14:textId="77777777" w:rsidR="00744825" w:rsidRDefault="00744825" w:rsidP="008A6CF3">
      <w:pPr>
        <w:jc w:val="left"/>
      </w:pPr>
      <w:r>
        <w:rPr>
          <w:rStyle w:val="CommentReference"/>
        </w:rPr>
        <w:annotationRef/>
      </w:r>
      <w:r>
        <w:rPr>
          <w:sz w:val="20"/>
          <w:szCs w:val="20"/>
        </w:rPr>
        <w:t>Why the reference?</w:t>
      </w:r>
    </w:p>
  </w:comment>
  <w:comment w:id="381" w:author="Catarina Brancoi" w:date="2022-07-20T11:49:00Z" w:initials="CB">
    <w:p w14:paraId="0DB764E0" w14:textId="77777777" w:rsidR="00663D27" w:rsidRDefault="00663D27" w:rsidP="00F75F35">
      <w:pPr>
        <w:jc w:val="left"/>
      </w:pPr>
      <w:r>
        <w:rPr>
          <w:rStyle w:val="CommentReference"/>
        </w:rPr>
        <w:annotationRef/>
      </w:r>
      <w:r>
        <w:rPr>
          <w:sz w:val="20"/>
          <w:szCs w:val="20"/>
        </w:rPr>
        <w:t>May be you can give a light on this distribution. Why do you say in settings that this distribution has equal distributed frequencies?</w:t>
      </w:r>
    </w:p>
  </w:comment>
  <w:comment w:id="400" w:author="Catarina Brancoi" w:date="2022-07-20T11:52:00Z" w:initials="CB">
    <w:p w14:paraId="6E8E9D08" w14:textId="77777777" w:rsidR="00A35AE1" w:rsidRDefault="00A35AE1" w:rsidP="00DB5B50">
      <w:pPr>
        <w:jc w:val="left"/>
      </w:pPr>
      <w:r>
        <w:rPr>
          <w:rStyle w:val="CommentReference"/>
        </w:rPr>
        <w:annotationRef/>
      </w:r>
      <w:r>
        <w:rPr>
          <w:sz w:val="20"/>
          <w:szCs w:val="20"/>
        </w:rPr>
        <w:t>Full form</w:t>
      </w:r>
    </w:p>
  </w:comment>
  <w:comment w:id="410" w:author="Catarina Brancoi" w:date="2022-07-20T11:55:00Z" w:initials="CB">
    <w:p w14:paraId="4D7CB018" w14:textId="77777777" w:rsidR="00A35AE1" w:rsidRDefault="00A35AE1" w:rsidP="0094698C">
      <w:pPr>
        <w:jc w:val="left"/>
      </w:pPr>
      <w:r>
        <w:rPr>
          <w:rStyle w:val="CommentReference"/>
        </w:rPr>
        <w:annotationRef/>
      </w:r>
      <w:r>
        <w:rPr>
          <w:sz w:val="20"/>
          <w:szCs w:val="20"/>
        </w:rPr>
        <w:t>Until now I wasn’t sure what this meant. Now, from what I understood it is if the user does not want to use all the simulated data. Ok. But you need to make this more clear in the manuscript</w:t>
      </w:r>
    </w:p>
  </w:comment>
  <w:comment w:id="435" w:author="Catarina Brancoi" w:date="2022-07-20T12:02:00Z" w:initials="CB">
    <w:p w14:paraId="3E602990" w14:textId="77777777" w:rsidR="00AC155E" w:rsidRDefault="00AC155E" w:rsidP="00EB1F68">
      <w:pPr>
        <w:jc w:val="left"/>
      </w:pPr>
      <w:r>
        <w:rPr>
          <w:rStyle w:val="CommentReference"/>
        </w:rPr>
        <w:annotationRef/>
      </w:r>
      <w:r>
        <w:rPr>
          <w:sz w:val="20"/>
          <w:szCs w:val="20"/>
        </w:rPr>
        <w:t>I continuously put this in italic because this is not actually a word, is more like an abbreviation of the methods. Even rejection, because it is the word you write in the setting I put in italic.</w:t>
      </w:r>
    </w:p>
  </w:comment>
  <w:comment w:id="436" w:author="Catarina Brancoi" w:date="2022-07-20T12:03:00Z" w:initials="CB">
    <w:p w14:paraId="2973AA84" w14:textId="77777777" w:rsidR="00AC155E" w:rsidRDefault="00AC155E" w:rsidP="00F14097">
      <w:pPr>
        <w:jc w:val="left"/>
      </w:pPr>
      <w:r>
        <w:rPr>
          <w:rStyle w:val="CommentReference"/>
        </w:rPr>
        <w:annotationRef/>
      </w:r>
      <w:r>
        <w:rPr>
          <w:sz w:val="20"/>
          <w:szCs w:val="20"/>
        </w:rPr>
        <w:t>I have a question, if the user wants to try all the methods, can he put all the words?</w:t>
      </w:r>
    </w:p>
  </w:comment>
  <w:comment w:id="477" w:author="Catarina Brancoi" w:date="2022-07-19T13:49:00Z" w:initials="CB">
    <w:p w14:paraId="1D5B4D0C" w14:textId="4ABC6A31" w:rsidR="00344EE2" w:rsidRDefault="00344EE2" w:rsidP="00FB3EC4">
      <w:pPr>
        <w:jc w:val="left"/>
      </w:pPr>
      <w:r>
        <w:rPr>
          <w:rStyle w:val="CommentReference"/>
        </w:rPr>
        <w:annotationRef/>
      </w:r>
      <w:r>
        <w:rPr>
          <w:sz w:val="20"/>
          <w:szCs w:val="20"/>
        </w:rPr>
        <w:t>Seeing this part</w:t>
      </w:r>
    </w:p>
  </w:comment>
  <w:comment w:id="496" w:author="Catarina Brancoi" w:date="2022-07-19T16:02:00Z" w:initials="CB">
    <w:p w14:paraId="638AD28F" w14:textId="77777777" w:rsidR="005E5794" w:rsidRDefault="005E5794" w:rsidP="00235CEE">
      <w:pPr>
        <w:jc w:val="left"/>
      </w:pPr>
      <w:r>
        <w:rPr>
          <w:rStyle w:val="CommentReference"/>
        </w:rPr>
        <w:annotationRef/>
      </w:r>
      <w:r>
        <w:rPr>
          <w:sz w:val="20"/>
          <w:szCs w:val="20"/>
        </w:rPr>
        <w:t>I don’t think you need to show the user what happens after make all. No one will see exactly what prints, but keep it if you prefer</w:t>
      </w:r>
    </w:p>
  </w:comment>
  <w:comment w:id="525" w:author="Catarina Brancoi" w:date="2022-07-19T15:28:00Z" w:initials="CB">
    <w:p w14:paraId="3A44D653" w14:textId="4FE5CB50" w:rsidR="004A09F1" w:rsidRDefault="004A09F1" w:rsidP="001515AC">
      <w:pPr>
        <w:jc w:val="left"/>
      </w:pPr>
      <w:r>
        <w:rPr>
          <w:rStyle w:val="CommentReference"/>
        </w:rPr>
        <w:annotationRef/>
      </w:r>
      <w:r>
        <w:rPr>
          <w:sz w:val="20"/>
          <w:szCs w:val="20"/>
        </w:rPr>
        <w:t>I think you should provide more details to correctly fill the boxes</w:t>
      </w:r>
    </w:p>
  </w:comment>
  <w:comment w:id="526" w:author="Catarina Brancoi" w:date="2022-07-19T15:58:00Z" w:initials="CB">
    <w:p w14:paraId="2BFB2519" w14:textId="77777777" w:rsidR="008F0F3E" w:rsidRDefault="008F0F3E" w:rsidP="006603E9">
      <w:pPr>
        <w:jc w:val="left"/>
      </w:pPr>
      <w:r>
        <w:rPr>
          <w:rStyle w:val="CommentReference"/>
        </w:rPr>
        <w:annotationRef/>
      </w:r>
      <w:r>
        <w:rPr>
          <w:sz w:val="20"/>
          <w:szCs w:val="20"/>
        </w:rPr>
        <w:t>Already read</w:t>
      </w:r>
    </w:p>
  </w:comment>
  <w:comment w:id="527" w:author="Catarina Brancoi" w:date="2022-07-19T13:57:00Z" w:initials="CB">
    <w:p w14:paraId="492942F5" w14:textId="16AE9DFB" w:rsidR="00744531" w:rsidRDefault="00744531" w:rsidP="00E12DE7">
      <w:pPr>
        <w:jc w:val="left"/>
      </w:pPr>
      <w:r>
        <w:rPr>
          <w:rStyle w:val="CommentReference"/>
        </w:rPr>
        <w:annotationRef/>
      </w:r>
      <w:r>
        <w:rPr>
          <w:sz w:val="20"/>
          <w:szCs w:val="20"/>
        </w:rPr>
        <w:t>Misplaced . I think</w:t>
      </w:r>
    </w:p>
  </w:comment>
  <w:comment w:id="531" w:author="Catarina Brancoi" w:date="2022-07-20T12:23:00Z" w:initials="CB">
    <w:p w14:paraId="63D6D806" w14:textId="77777777" w:rsidR="005B5E77" w:rsidRDefault="005B5E77" w:rsidP="003E60EB">
      <w:pPr>
        <w:jc w:val="left"/>
      </w:pPr>
      <w:r>
        <w:rPr>
          <w:rStyle w:val="CommentReference"/>
        </w:rPr>
        <w:annotationRef/>
      </w:r>
      <w:r>
        <w:rPr>
          <w:sz w:val="20"/>
          <w:szCs w:val="20"/>
        </w:rPr>
        <w:t>This is what does not work for me</w:t>
      </w:r>
    </w:p>
  </w:comment>
  <w:comment w:id="558" w:author="Catarina Brancoi" w:date="2022-07-19T15:12:00Z" w:initials="CB">
    <w:p w14:paraId="5841EF1B" w14:textId="3B690870" w:rsidR="00956346" w:rsidRDefault="00956346" w:rsidP="00E946AF">
      <w:pPr>
        <w:jc w:val="left"/>
      </w:pPr>
      <w:r>
        <w:rPr>
          <w:rStyle w:val="CommentReference"/>
        </w:rPr>
        <w:annotationRef/>
      </w:r>
      <w:r>
        <w:rPr>
          <w:sz w:val="20"/>
          <w:szCs w:val="20"/>
        </w:rPr>
        <w:t>In the settings file it may be a good idea to inform if the parameter is mandatory. For example:</w:t>
      </w:r>
    </w:p>
    <w:p w14:paraId="747EC994" w14:textId="77777777" w:rsidR="00956346" w:rsidRDefault="00956346" w:rsidP="00E946AF">
      <w:pPr>
        <w:jc w:val="left"/>
      </w:pPr>
      <w:r>
        <w:rPr>
          <w:sz w:val="20"/>
          <w:szCs w:val="20"/>
        </w:rPr>
        <w:t>### MANDATORY Target alignment file ###</w:t>
      </w:r>
      <w:r>
        <w:rPr>
          <w:sz w:val="20"/>
          <w:szCs w:val="20"/>
        </w:rPr>
        <w:tab/>
      </w:r>
      <w:r>
        <w:rPr>
          <w:sz w:val="20"/>
          <w:szCs w:val="20"/>
        </w:rPr>
        <w:tab/>
        <w:t># phylip format, see documentation for details</w:t>
      </w:r>
    </w:p>
    <w:p w14:paraId="3F082CC0" w14:textId="77777777" w:rsidR="00956346" w:rsidRDefault="00956346" w:rsidP="00E946AF">
      <w:pPr>
        <w:jc w:val="left"/>
      </w:pPr>
      <w:r>
        <w:rPr>
          <w:sz w:val="20"/>
          <w:szCs w:val="20"/>
        </w:rPr>
        <w:t>*NameOfPhylipFile=TNF.phy</w:t>
      </w:r>
    </w:p>
    <w:p w14:paraId="37A99080" w14:textId="77777777" w:rsidR="00956346" w:rsidRDefault="00956346" w:rsidP="00E946AF">
      <w:pPr>
        <w:jc w:val="left"/>
      </w:pPr>
    </w:p>
    <w:p w14:paraId="6FE13F46" w14:textId="77777777" w:rsidR="00956346" w:rsidRDefault="00956346" w:rsidP="00E946AF">
      <w:pPr>
        <w:jc w:val="left"/>
      </w:pPr>
      <w:r>
        <w:rPr>
          <w:sz w:val="20"/>
          <w:szCs w:val="20"/>
        </w:rPr>
        <w:t>Or something like this</w:t>
      </w:r>
    </w:p>
  </w:comment>
  <w:comment w:id="562" w:author="Catarina Brancoi" w:date="2022-07-20T12:48:00Z" w:initials="CB">
    <w:p w14:paraId="71D7FC51" w14:textId="77777777" w:rsidR="003D76FF" w:rsidRDefault="003D76FF" w:rsidP="003D2BD9">
      <w:pPr>
        <w:jc w:val="left"/>
      </w:pPr>
      <w:r>
        <w:rPr>
          <w:rStyle w:val="CommentReference"/>
        </w:rPr>
        <w:annotationRef/>
      </w:r>
      <w:r>
        <w:rPr>
          <w:sz w:val="20"/>
          <w:szCs w:val="20"/>
        </w:rPr>
        <w:t>I don’t know if you can correct the error: “</w:t>
      </w:r>
      <w:r>
        <w:rPr>
          <w:sz w:val="20"/>
          <w:szCs w:val="20"/>
          <w:highlight w:val="lightGray"/>
        </w:rPr>
        <w:t>Number of processors introduced is higher than the available number of processors in the computer”</w:t>
      </w:r>
    </w:p>
    <w:p w14:paraId="1CD6D28C" w14:textId="77777777" w:rsidR="003D76FF" w:rsidRDefault="003D76FF" w:rsidP="003D2BD9">
      <w:pPr>
        <w:jc w:val="left"/>
      </w:pPr>
    </w:p>
  </w:comment>
  <w:comment w:id="582" w:author="Catarina Brancoi" w:date="2022-07-20T12:49:00Z" w:initials="CB">
    <w:p w14:paraId="7726D765" w14:textId="77777777" w:rsidR="003D76FF" w:rsidRDefault="003D76FF" w:rsidP="0007028E">
      <w:pPr>
        <w:jc w:val="left"/>
      </w:pPr>
      <w:r>
        <w:rPr>
          <w:rStyle w:val="CommentReference"/>
        </w:rPr>
        <w:annotationRef/>
      </w:r>
      <w:r>
        <w:rPr>
          <w:sz w:val="20"/>
          <w:szCs w:val="20"/>
        </w:rPr>
        <w:t>I am not following. If it fails it repeats automatically or the user needs to ask the program to repeat?</w:t>
      </w:r>
    </w:p>
    <w:p w14:paraId="23D3A675" w14:textId="77777777" w:rsidR="003D76FF" w:rsidRDefault="003D76FF" w:rsidP="0007028E">
      <w:pPr>
        <w:jc w:val="left"/>
      </w:pPr>
      <w:r>
        <w:rPr>
          <w:sz w:val="20"/>
          <w:szCs w:val="20"/>
        </w:rPr>
        <w:t>Besides, why will it fail? I think is better if you answer this question here to give the idea that if it fails it is understandable.</w:t>
      </w:r>
    </w:p>
  </w:comment>
  <w:comment w:id="586" w:author="Catarina Brancoi" w:date="2022-07-19T16:00:00Z" w:initials="CB">
    <w:p w14:paraId="7745022D" w14:textId="439F1818" w:rsidR="005E5794" w:rsidRDefault="005E5794" w:rsidP="00940B48">
      <w:pPr>
        <w:jc w:val="left"/>
      </w:pPr>
      <w:r>
        <w:rPr>
          <w:rStyle w:val="CommentReference"/>
        </w:rPr>
        <w:annotationRef/>
      </w:r>
      <w:r>
        <w:rPr>
          <w:sz w:val="20"/>
          <w:szCs w:val="20"/>
        </w:rPr>
        <w:t>I am not following. If it fails it repeats automatically or the user needs to ask the program to repeat?</w:t>
      </w:r>
    </w:p>
  </w:comment>
  <w:comment w:id="587" w:author="Catarina Brancoi" w:date="2022-07-25T16:00:00Z" w:initials="CB">
    <w:p w14:paraId="05FB44FB" w14:textId="77777777" w:rsidR="005172D4" w:rsidRDefault="005172D4" w:rsidP="00F14101">
      <w:pPr>
        <w:jc w:val="left"/>
      </w:pPr>
      <w:r>
        <w:rPr>
          <w:rStyle w:val="CommentReference"/>
        </w:rPr>
        <w:annotationRef/>
      </w:r>
      <w:r>
        <w:rPr>
          <w:sz w:val="20"/>
          <w:szCs w:val="20"/>
        </w:rPr>
        <w:t>I had several problems running this on cluster. Maybe we can talk in an online meeting.</w:t>
      </w:r>
    </w:p>
  </w:comment>
  <w:comment w:id="702" w:author="Catarina Brancoi" w:date="2022-07-25T16:38:00Z" w:initials="CB">
    <w:p w14:paraId="7BCD5F1A" w14:textId="77777777" w:rsidR="00CE6ADF" w:rsidRDefault="00CE6ADF" w:rsidP="00137E41">
      <w:pPr>
        <w:jc w:val="left"/>
      </w:pPr>
      <w:r>
        <w:rPr>
          <w:rStyle w:val="CommentReference"/>
        </w:rPr>
        <w:annotationRef/>
      </w:r>
      <w:r>
        <w:rPr>
          <w:sz w:val="20"/>
          <w:szCs w:val="20"/>
        </w:rPr>
        <w:t>I think you should consider to add a legend to this graph</w:t>
      </w:r>
    </w:p>
  </w:comment>
  <w:comment w:id="723" w:author="Catarina Brancoi" w:date="2022-07-25T16:43:00Z" w:initials="CB">
    <w:p w14:paraId="2021D7D2" w14:textId="77777777" w:rsidR="009E6DE6" w:rsidRDefault="009E6DE6" w:rsidP="00EA423E">
      <w:pPr>
        <w:jc w:val="left"/>
      </w:pPr>
      <w:r>
        <w:rPr>
          <w:rStyle w:val="CommentReference"/>
        </w:rPr>
        <w:annotationRef/>
      </w:r>
      <w:r>
        <w:rPr>
          <w:sz w:val="20"/>
          <w:szCs w:val="20"/>
        </w:rPr>
        <w:t>A copy of what?</w:t>
      </w:r>
    </w:p>
  </w:comment>
  <w:comment w:id="726" w:author="Catarina Brancoi" w:date="2022-07-25T16:43:00Z" w:initials="CB">
    <w:p w14:paraId="7E2BE8D1" w14:textId="77777777" w:rsidR="009E6DE6" w:rsidRDefault="009E6DE6" w:rsidP="00F12139">
      <w:pPr>
        <w:jc w:val="left"/>
      </w:pPr>
      <w:r>
        <w:rPr>
          <w:rStyle w:val="CommentReference"/>
        </w:rPr>
        <w:annotationRef/>
      </w:r>
      <w:r>
        <w:rPr>
          <w:sz w:val="20"/>
          <w:szCs w:val="20"/>
        </w:rPr>
        <w:t>A copy of what?</w:t>
      </w:r>
    </w:p>
  </w:comment>
  <w:comment w:id="737" w:author="Catarina Brancoi" w:date="2022-07-25T16:48:00Z" w:initials="CB">
    <w:p w14:paraId="09452118" w14:textId="77777777" w:rsidR="00380A07" w:rsidRDefault="00380A07" w:rsidP="002C4260">
      <w:pPr>
        <w:jc w:val="left"/>
      </w:pPr>
      <w:r>
        <w:rPr>
          <w:rStyle w:val="CommentReference"/>
        </w:rPr>
        <w:annotationRef/>
      </w:r>
      <w:r>
        <w:rPr>
          <w:sz w:val="20"/>
          <w:szCs w:val="20"/>
        </w:rPr>
        <w:t>I did not understand the point of this folder</w:t>
      </w:r>
    </w:p>
  </w:comment>
  <w:comment w:id="921" w:author="Catarina Brancoi" w:date="2022-07-25T17:24:00Z" w:initials="CB">
    <w:p w14:paraId="0B985941" w14:textId="77777777" w:rsidR="00027CD2" w:rsidRDefault="00027CD2" w:rsidP="00045283">
      <w:pPr>
        <w:jc w:val="left"/>
      </w:pPr>
      <w:r>
        <w:rPr>
          <w:rStyle w:val="CommentReference"/>
        </w:rPr>
        <w:annotationRef/>
      </w:r>
      <w:r>
        <w:rPr>
          <w:sz w:val="20"/>
          <w:szCs w:val="20"/>
        </w:rPr>
        <w:t>Any reason to be in grey?</w:t>
      </w:r>
    </w:p>
  </w:comment>
  <w:comment w:id="952" w:author="Catarina Brancoi" w:date="2022-07-25T17:29:00Z" w:initials="CB">
    <w:p w14:paraId="423A03D9" w14:textId="77777777" w:rsidR="00637C81" w:rsidRDefault="00637C81" w:rsidP="006A3B5C">
      <w:pPr>
        <w:jc w:val="left"/>
      </w:pPr>
      <w:r>
        <w:rPr>
          <w:rStyle w:val="CommentReference"/>
        </w:rPr>
        <w:annotationRef/>
      </w:r>
      <w:r>
        <w:rPr>
          <w:sz w:val="20"/>
          <w:szCs w:val="20"/>
        </w:rPr>
        <w:t>True?</w:t>
      </w:r>
    </w:p>
  </w:comment>
  <w:comment w:id="973" w:author="Catarina Brancoi" w:date="2022-07-25T17:32:00Z" w:initials="CB">
    <w:p w14:paraId="1A91119C" w14:textId="77777777" w:rsidR="00BD7366" w:rsidRDefault="00BD7366" w:rsidP="002F5F84">
      <w:pPr>
        <w:jc w:val="left"/>
      </w:pPr>
      <w:r>
        <w:rPr>
          <w:rStyle w:val="CommentReference"/>
        </w:rPr>
        <w:annotationRef/>
      </w:r>
      <w:r>
        <w:rPr>
          <w:sz w:val="20"/>
          <w:szCs w:val="20"/>
        </w:rPr>
        <w:t>True?</w:t>
      </w:r>
    </w:p>
  </w:comment>
  <w:comment w:id="976" w:author="Catarina Brancoi" w:date="2022-07-25T17:34:00Z" w:initials="CB">
    <w:p w14:paraId="457595AC" w14:textId="77777777" w:rsidR="00BD7366" w:rsidRDefault="00BD7366" w:rsidP="00C371C8">
      <w:pPr>
        <w:jc w:val="left"/>
      </w:pPr>
      <w:r>
        <w:rPr>
          <w:rStyle w:val="CommentReference"/>
        </w:rPr>
        <w:annotationRef/>
      </w:r>
      <w:r>
        <w:rPr>
          <w:sz w:val="20"/>
          <w:szCs w:val="20"/>
        </w:rPr>
        <w:t>Why does these methods fail if not because of the tolerance and iterations?</w:t>
      </w:r>
    </w:p>
  </w:comment>
  <w:comment w:id="987" w:author="Catarina Brancoi" w:date="2022-07-25T17:36:00Z" w:initials="CB">
    <w:p w14:paraId="7AD50D6D" w14:textId="77777777" w:rsidR="00AC25E5" w:rsidRDefault="00AC25E5" w:rsidP="002B5D91">
      <w:pPr>
        <w:jc w:val="left"/>
      </w:pPr>
      <w:r>
        <w:rPr>
          <w:rStyle w:val="CommentReference"/>
        </w:rPr>
        <w:annotationRef/>
      </w:r>
      <w:r>
        <w:rPr>
          <w:sz w:val="20"/>
          <w:szCs w:val="20"/>
        </w:rPr>
        <w:t>Is it not possible to combine the simulations done in different moments if the priors and all the parameters are the same?</w:t>
      </w:r>
    </w:p>
    <w:p w14:paraId="114573F0" w14:textId="77777777" w:rsidR="00AC25E5" w:rsidRDefault="00AC25E5" w:rsidP="002B5D91">
      <w:pPr>
        <w:jc w:val="left"/>
      </w:pPr>
    </w:p>
  </w:comment>
  <w:comment w:id="1045" w:author="Catarina Brancoi" w:date="2022-07-20T12:05:00Z" w:initials="CB">
    <w:p w14:paraId="315D1394" w14:textId="3B99FF84" w:rsidR="00AC155E" w:rsidRDefault="00AC155E" w:rsidP="00B078A6">
      <w:pPr>
        <w:jc w:val="left"/>
      </w:pPr>
      <w:r>
        <w:rPr>
          <w:rStyle w:val="CommentReference"/>
        </w:rPr>
        <w:annotationRef/>
      </w:r>
      <w:r>
        <w:rPr>
          <w:sz w:val="20"/>
          <w:szCs w:val="20"/>
        </w:rPr>
        <w:t>I changed the table but I don’t know if it shows. The idea should come first.</w:t>
      </w:r>
    </w:p>
  </w:comment>
  <w:comment w:id="1094" w:author="Catarina Brancoi" w:date="2022-07-25T17:42:00Z" w:initials="CB">
    <w:p w14:paraId="1C805CCC" w14:textId="77777777" w:rsidR="0049244A" w:rsidRDefault="0049244A" w:rsidP="00730423">
      <w:pPr>
        <w:jc w:val="left"/>
      </w:pPr>
      <w:r>
        <w:rPr>
          <w:rStyle w:val="CommentReference"/>
        </w:rPr>
        <w:annotationRef/>
      </w:r>
      <w:r>
        <w:rPr>
          <w:sz w:val="20"/>
          <w:szCs w:val="20"/>
        </w:rPr>
        <w:t>Not following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C8C44" w15:done="0"/>
  <w15:commentEx w15:paraId="543B44C0" w15:paraIdParent="317C8C44" w15:done="0"/>
  <w15:commentEx w15:paraId="363DE06A" w15:done="0"/>
  <w15:commentEx w15:paraId="143489FD" w15:done="0"/>
  <w15:commentEx w15:paraId="2BB10172" w15:paraIdParent="143489FD" w15:done="0"/>
  <w15:commentEx w15:paraId="486C58CB" w15:done="0"/>
  <w15:commentEx w15:paraId="063B0BAA" w15:done="0"/>
  <w15:commentEx w15:paraId="73D9C265" w15:done="0"/>
  <w15:commentEx w15:paraId="0BC883A4" w15:done="0"/>
  <w15:commentEx w15:paraId="0927AF30" w15:done="0"/>
  <w15:commentEx w15:paraId="7F57C7C2" w15:done="0"/>
  <w15:commentEx w15:paraId="5C75E24A" w15:done="0"/>
  <w15:commentEx w15:paraId="76DCCB02" w15:done="0"/>
  <w15:commentEx w15:paraId="76751D8D" w15:done="0"/>
  <w15:commentEx w15:paraId="0DB764E0" w15:done="0"/>
  <w15:commentEx w15:paraId="6E8E9D08" w15:done="0"/>
  <w15:commentEx w15:paraId="4D7CB018" w15:done="0"/>
  <w15:commentEx w15:paraId="3E602990" w15:done="0"/>
  <w15:commentEx w15:paraId="2973AA84" w15:paraIdParent="3E602990" w15:done="0"/>
  <w15:commentEx w15:paraId="1D5B4D0C" w15:done="0"/>
  <w15:commentEx w15:paraId="638AD28F" w15:done="0"/>
  <w15:commentEx w15:paraId="3A44D653" w15:done="0"/>
  <w15:commentEx w15:paraId="2BFB2519" w15:done="0"/>
  <w15:commentEx w15:paraId="492942F5" w15:done="0"/>
  <w15:commentEx w15:paraId="63D6D806" w15:done="0"/>
  <w15:commentEx w15:paraId="6FE13F46" w15:done="0"/>
  <w15:commentEx w15:paraId="1CD6D28C" w15:done="0"/>
  <w15:commentEx w15:paraId="23D3A675" w15:done="0"/>
  <w15:commentEx w15:paraId="7745022D" w15:done="0"/>
  <w15:commentEx w15:paraId="05FB44FB" w15:done="0"/>
  <w15:commentEx w15:paraId="7BCD5F1A" w15:done="0"/>
  <w15:commentEx w15:paraId="2021D7D2" w15:done="0"/>
  <w15:commentEx w15:paraId="7E2BE8D1" w15:done="0"/>
  <w15:commentEx w15:paraId="09452118" w15:done="0"/>
  <w15:commentEx w15:paraId="0B985941" w15:done="0"/>
  <w15:commentEx w15:paraId="423A03D9" w15:done="0"/>
  <w15:commentEx w15:paraId="1A91119C" w15:done="0"/>
  <w15:commentEx w15:paraId="457595AC" w15:done="0"/>
  <w15:commentEx w15:paraId="114573F0" w15:done="0"/>
  <w15:commentEx w15:paraId="315D1394" w15:done="0"/>
  <w15:commentEx w15:paraId="1C805C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51EC" w16cex:dateUtc="2022-06-08T14:50:00Z"/>
  <w16cex:commentExtensible w16cex:durableId="268133EC" w16cex:dateUtc="2022-07-19T12:45:00Z"/>
  <w16cex:commentExtensible w16cex:durableId="26815A9C" w16cex:dateUtc="2022-07-19T15:30:00Z"/>
  <w16cex:commentExtensible w16cex:durableId="268157B2" w16cex:dateUtc="2022-07-19T15:17:00Z"/>
  <w16cex:commentExtensible w16cex:durableId="26815A1A" w16cex:dateUtc="2022-07-19T15:28:00Z"/>
  <w16cex:commentExtensible w16cex:durableId="26815B10" w16cex:dateUtc="2022-07-19T15:32:00Z"/>
  <w16cex:commentExtensible w16cex:durableId="268257DE" w16cex:dateUtc="2022-07-20T08:30:00Z"/>
  <w16cex:commentExtensible w16cex:durableId="2682665F" w16cex:dateUtc="2022-07-20T09:32:00Z"/>
  <w16cex:commentExtensible w16cex:durableId="26825D60" w16cex:dateUtc="2022-07-20T08:54:00Z"/>
  <w16cex:commentExtensible w16cex:durableId="268262FA" w16cex:dateUtc="2022-07-20T09:18:00Z"/>
  <w16cex:commentExtensible w16cex:durableId="26826089" w16cex:dateUtc="2022-07-20T09:07:00Z"/>
  <w16cex:commentExtensible w16cex:durableId="2682632F" w16cex:dateUtc="2022-07-20T09:07:00Z"/>
  <w16cex:commentExtensible w16cex:durableId="268265E5" w16cex:dateUtc="2022-07-20T09:30:00Z"/>
  <w16cex:commentExtensible w16cex:durableId="268267BF" w16cex:dateUtc="2022-07-20T09:38:00Z"/>
  <w16cex:commentExtensible w16cex:durableId="26826A3B" w16cex:dateUtc="2022-07-20T09:49:00Z"/>
  <w16cex:commentExtensible w16cex:durableId="26826B1A" w16cex:dateUtc="2022-07-20T09:52:00Z"/>
  <w16cex:commentExtensible w16cex:durableId="26826BAC" w16cex:dateUtc="2022-07-20T09:55:00Z"/>
  <w16cex:commentExtensible w16cex:durableId="26826D5D" w16cex:dateUtc="2022-07-20T10:02:00Z"/>
  <w16cex:commentExtensible w16cex:durableId="26826D7D" w16cex:dateUtc="2022-07-20T10:03:00Z"/>
  <w16cex:commentExtensible w16cex:durableId="268134EB" w16cex:dateUtc="2022-07-19T12:49:00Z"/>
  <w16cex:commentExtensible w16cex:durableId="26815402" w16cex:dateUtc="2022-07-19T15:02:00Z"/>
  <w16cex:commentExtensible w16cex:durableId="26814C06" w16cex:dateUtc="2022-07-19T14:28:00Z"/>
  <w16cex:commentExtensible w16cex:durableId="26815331" w16cex:dateUtc="2022-07-19T14:58:00Z"/>
  <w16cex:commentExtensible w16cex:durableId="268136BB" w16cex:dateUtc="2022-07-19T12:57:00Z"/>
  <w16cex:commentExtensible w16cex:durableId="2682725F" w16cex:dateUtc="2022-07-20T10:23:00Z"/>
  <w16cex:commentExtensible w16cex:durableId="26814855" w16cex:dateUtc="2022-07-19T14:12:00Z"/>
  <w16cex:commentExtensible w16cex:durableId="26827815" w16cex:dateUtc="2022-07-20T10:48:00Z"/>
  <w16cex:commentExtensible w16cex:durableId="26827852" w16cex:dateUtc="2022-07-20T10:49:00Z"/>
  <w16cex:commentExtensible w16cex:durableId="268153AF" w16cex:dateUtc="2022-07-19T15:00:00Z"/>
  <w16cex:commentExtensible w16cex:durableId="26893CB9" w16cex:dateUtc="2022-07-25T15:00:00Z"/>
  <w16cex:commentExtensible w16cex:durableId="26894575" w16cex:dateUtc="2022-07-25T15:38:00Z"/>
  <w16cex:commentExtensible w16cex:durableId="268946B2" w16cex:dateUtc="2022-07-25T15:43:00Z"/>
  <w16cex:commentExtensible w16cex:durableId="268946B7" w16cex:dateUtc="2022-07-25T15:43:00Z"/>
  <w16cex:commentExtensible w16cex:durableId="268947CB" w16cex:dateUtc="2022-07-25T15:48:00Z"/>
  <w16cex:commentExtensible w16cex:durableId="26895053" w16cex:dateUtc="2022-07-25T16:24:00Z"/>
  <w16cex:commentExtensible w16cex:durableId="26895170" w16cex:dateUtc="2022-07-25T16:29:00Z"/>
  <w16cex:commentExtensible w16cex:durableId="26895210" w16cex:dateUtc="2022-07-25T16:32:00Z"/>
  <w16cex:commentExtensible w16cex:durableId="268952B4" w16cex:dateUtc="2022-07-25T16:34:00Z"/>
  <w16cex:commentExtensible w16cex:durableId="2689533A" w16cex:dateUtc="2022-07-25T16:36:00Z"/>
  <w16cex:commentExtensible w16cex:durableId="26826DF1" w16cex:dateUtc="2022-07-20T10:05:00Z"/>
  <w16cex:commentExtensible w16cex:durableId="26895476" w16cex:dateUtc="2022-07-25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C8C44" w16cid:durableId="264B51EC"/>
  <w16cid:commentId w16cid:paraId="543B44C0" w16cid:durableId="268133EC"/>
  <w16cid:commentId w16cid:paraId="363DE06A" w16cid:durableId="26815A9C"/>
  <w16cid:commentId w16cid:paraId="143489FD" w16cid:durableId="268157B2"/>
  <w16cid:commentId w16cid:paraId="2BB10172" w16cid:durableId="26815A1A"/>
  <w16cid:commentId w16cid:paraId="486C58CB" w16cid:durableId="26815B10"/>
  <w16cid:commentId w16cid:paraId="063B0BAA" w16cid:durableId="268257DE"/>
  <w16cid:commentId w16cid:paraId="73D9C265" w16cid:durableId="2682665F"/>
  <w16cid:commentId w16cid:paraId="0BC883A4" w16cid:durableId="26825D60"/>
  <w16cid:commentId w16cid:paraId="0927AF30" w16cid:durableId="268262FA"/>
  <w16cid:commentId w16cid:paraId="7F57C7C2" w16cid:durableId="26826089"/>
  <w16cid:commentId w16cid:paraId="5C75E24A" w16cid:durableId="2682632F"/>
  <w16cid:commentId w16cid:paraId="76DCCB02" w16cid:durableId="268265E5"/>
  <w16cid:commentId w16cid:paraId="76751D8D" w16cid:durableId="268267BF"/>
  <w16cid:commentId w16cid:paraId="0DB764E0" w16cid:durableId="26826A3B"/>
  <w16cid:commentId w16cid:paraId="6E8E9D08" w16cid:durableId="26826B1A"/>
  <w16cid:commentId w16cid:paraId="4D7CB018" w16cid:durableId="26826BAC"/>
  <w16cid:commentId w16cid:paraId="3E602990" w16cid:durableId="26826D5D"/>
  <w16cid:commentId w16cid:paraId="2973AA84" w16cid:durableId="26826D7D"/>
  <w16cid:commentId w16cid:paraId="1D5B4D0C" w16cid:durableId="268134EB"/>
  <w16cid:commentId w16cid:paraId="638AD28F" w16cid:durableId="26815402"/>
  <w16cid:commentId w16cid:paraId="3A44D653" w16cid:durableId="26814C06"/>
  <w16cid:commentId w16cid:paraId="2BFB2519" w16cid:durableId="26815331"/>
  <w16cid:commentId w16cid:paraId="492942F5" w16cid:durableId="268136BB"/>
  <w16cid:commentId w16cid:paraId="63D6D806" w16cid:durableId="2682725F"/>
  <w16cid:commentId w16cid:paraId="6FE13F46" w16cid:durableId="26814855"/>
  <w16cid:commentId w16cid:paraId="1CD6D28C" w16cid:durableId="26827815"/>
  <w16cid:commentId w16cid:paraId="23D3A675" w16cid:durableId="26827852"/>
  <w16cid:commentId w16cid:paraId="7745022D" w16cid:durableId="268153AF"/>
  <w16cid:commentId w16cid:paraId="05FB44FB" w16cid:durableId="26893CB9"/>
  <w16cid:commentId w16cid:paraId="7BCD5F1A" w16cid:durableId="26894575"/>
  <w16cid:commentId w16cid:paraId="2021D7D2" w16cid:durableId="268946B2"/>
  <w16cid:commentId w16cid:paraId="7E2BE8D1" w16cid:durableId="268946B7"/>
  <w16cid:commentId w16cid:paraId="09452118" w16cid:durableId="268947CB"/>
  <w16cid:commentId w16cid:paraId="0B985941" w16cid:durableId="26895053"/>
  <w16cid:commentId w16cid:paraId="423A03D9" w16cid:durableId="26895170"/>
  <w16cid:commentId w16cid:paraId="1A91119C" w16cid:durableId="26895210"/>
  <w16cid:commentId w16cid:paraId="457595AC" w16cid:durableId="268952B4"/>
  <w16cid:commentId w16cid:paraId="114573F0" w16cid:durableId="2689533A"/>
  <w16cid:commentId w16cid:paraId="315D1394" w16cid:durableId="26826DF1"/>
  <w16cid:commentId w16cid:paraId="1C805CCC" w16cid:durableId="268954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52EC8" w14:textId="77777777" w:rsidR="00ED5EB1" w:rsidRDefault="00ED5EB1">
      <w:r>
        <w:separator/>
      </w:r>
    </w:p>
  </w:endnote>
  <w:endnote w:type="continuationSeparator" w:id="0">
    <w:p w14:paraId="67CF5C98" w14:textId="77777777" w:rsidR="00ED5EB1" w:rsidRDefault="00ED5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7704302"/>
      <w:docPartObj>
        <w:docPartGallery w:val="Page Numbers (Bottom of Page)"/>
        <w:docPartUnique/>
      </w:docPartObj>
    </w:sdtPr>
    <w:sdtContent>
      <w:p w14:paraId="0E934DF3" w14:textId="6303DD62" w:rsidR="00992E37" w:rsidRDefault="00582902" w:rsidP="00690F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90F92">
          <w:rPr>
            <w:rStyle w:val="PageNumber"/>
            <w:noProof/>
          </w:rPr>
          <w:t>1</w:t>
        </w:r>
        <w:r>
          <w:rPr>
            <w:rStyle w:val="PageNumber"/>
          </w:rPr>
          <w:fldChar w:fldCharType="end"/>
        </w:r>
      </w:p>
    </w:sdtContent>
  </w:sdt>
  <w:p w14:paraId="442219E6" w14:textId="77777777" w:rsidR="00992E3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4296530"/>
      <w:docPartObj>
        <w:docPartGallery w:val="Page Numbers (Bottom of Page)"/>
        <w:docPartUnique/>
      </w:docPartObj>
    </w:sdtPr>
    <w:sdtContent>
      <w:p w14:paraId="11792197" w14:textId="493E6FCD" w:rsidR="00690F92" w:rsidRDefault="00690F92" w:rsidP="005A59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C36EAA" w14:textId="77777777" w:rsidR="00690F92" w:rsidRDefault="00690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34034" w14:textId="77777777" w:rsidR="00ED5EB1" w:rsidRDefault="00ED5EB1">
      <w:r>
        <w:separator/>
      </w:r>
    </w:p>
  </w:footnote>
  <w:footnote w:type="continuationSeparator" w:id="0">
    <w:p w14:paraId="0BE72305" w14:textId="77777777" w:rsidR="00ED5EB1" w:rsidRDefault="00ED5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515A1"/>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1"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3"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25"/>
  </w:num>
  <w:num w:numId="2" w16cid:durableId="1593666449">
    <w:abstractNumId w:val="20"/>
  </w:num>
  <w:num w:numId="3" w16cid:durableId="1567646464">
    <w:abstractNumId w:val="4"/>
  </w:num>
  <w:num w:numId="4" w16cid:durableId="915551855">
    <w:abstractNumId w:val="11"/>
  </w:num>
  <w:num w:numId="5" w16cid:durableId="508519009">
    <w:abstractNumId w:val="15"/>
  </w:num>
  <w:num w:numId="6" w16cid:durableId="143161822">
    <w:abstractNumId w:val="21"/>
  </w:num>
  <w:num w:numId="7" w16cid:durableId="196504334">
    <w:abstractNumId w:val="12"/>
  </w:num>
  <w:num w:numId="8" w16cid:durableId="1592814718">
    <w:abstractNumId w:val="29"/>
  </w:num>
  <w:num w:numId="9" w16cid:durableId="1486051352">
    <w:abstractNumId w:val="27"/>
  </w:num>
  <w:num w:numId="10" w16cid:durableId="569390781">
    <w:abstractNumId w:val="6"/>
  </w:num>
  <w:num w:numId="11" w16cid:durableId="661588738">
    <w:abstractNumId w:val="30"/>
  </w:num>
  <w:num w:numId="12" w16cid:durableId="282805695">
    <w:abstractNumId w:val="18"/>
  </w:num>
  <w:num w:numId="13" w16cid:durableId="1322200243">
    <w:abstractNumId w:val="1"/>
  </w:num>
  <w:num w:numId="14" w16cid:durableId="156458180">
    <w:abstractNumId w:val="5"/>
  </w:num>
  <w:num w:numId="15" w16cid:durableId="573202985">
    <w:abstractNumId w:val="22"/>
  </w:num>
  <w:num w:numId="16" w16cid:durableId="846096198">
    <w:abstractNumId w:val="26"/>
  </w:num>
  <w:num w:numId="17" w16cid:durableId="1677027386">
    <w:abstractNumId w:val="16"/>
  </w:num>
  <w:num w:numId="18" w16cid:durableId="1766077873">
    <w:abstractNumId w:val="19"/>
  </w:num>
  <w:num w:numId="19" w16cid:durableId="313685786">
    <w:abstractNumId w:val="24"/>
  </w:num>
  <w:num w:numId="20" w16cid:durableId="227805085">
    <w:abstractNumId w:val="17"/>
  </w:num>
  <w:num w:numId="21" w16cid:durableId="1301035477">
    <w:abstractNumId w:val="28"/>
  </w:num>
  <w:num w:numId="22" w16cid:durableId="711997439">
    <w:abstractNumId w:val="0"/>
  </w:num>
  <w:num w:numId="23" w16cid:durableId="645595850">
    <w:abstractNumId w:val="23"/>
  </w:num>
  <w:num w:numId="24" w16cid:durableId="912082747">
    <w:abstractNumId w:val="10"/>
  </w:num>
  <w:num w:numId="25" w16cid:durableId="979698679">
    <w:abstractNumId w:val="14"/>
  </w:num>
  <w:num w:numId="26" w16cid:durableId="87849797">
    <w:abstractNumId w:val="2"/>
  </w:num>
  <w:num w:numId="27" w16cid:durableId="901330538">
    <w:abstractNumId w:val="13"/>
  </w:num>
  <w:num w:numId="28" w16cid:durableId="378211080">
    <w:abstractNumId w:val="8"/>
  </w:num>
  <w:num w:numId="29" w16cid:durableId="814570441">
    <w:abstractNumId w:val="9"/>
  </w:num>
  <w:num w:numId="30" w16cid:durableId="1857187918">
    <w:abstractNumId w:val="7"/>
  </w:num>
  <w:num w:numId="31" w16cid:durableId="188110553">
    <w:abstractNumId w:val="31"/>
  </w:num>
  <w:num w:numId="32" w16cid:durableId="781999904">
    <w:abstractNumId w:val="3"/>
  </w:num>
  <w:num w:numId="33" w16cid:durableId="48235986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tarina Brancoi">
    <w15:presenceInfo w15:providerId="AD" w15:userId="S::caraujo@uvigo.es::9d743835-c091-4fa0-8b7c-8fb03d454565"/>
  </w15:person>
  <w15:person w15:author="David Ferreiro Garcia">
    <w15:presenceInfo w15:providerId="AD" w15:userId="S::david.ferreiro.garcia@uvigo.gal::f9cc6081-ed18-449a-9128-6005f764b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1399"/>
    <w:rsid w:val="000123E2"/>
    <w:rsid w:val="00012CEF"/>
    <w:rsid w:val="00014765"/>
    <w:rsid w:val="00016059"/>
    <w:rsid w:val="00023D3B"/>
    <w:rsid w:val="00023F73"/>
    <w:rsid w:val="00027CD2"/>
    <w:rsid w:val="000421AF"/>
    <w:rsid w:val="000537B8"/>
    <w:rsid w:val="00063040"/>
    <w:rsid w:val="00066F6D"/>
    <w:rsid w:val="00067AE1"/>
    <w:rsid w:val="00083C52"/>
    <w:rsid w:val="000968A1"/>
    <w:rsid w:val="00097B94"/>
    <w:rsid w:val="000A1D86"/>
    <w:rsid w:val="000A28A2"/>
    <w:rsid w:val="000B0BE3"/>
    <w:rsid w:val="000D314E"/>
    <w:rsid w:val="000D4580"/>
    <w:rsid w:val="000D6E3A"/>
    <w:rsid w:val="000E14E4"/>
    <w:rsid w:val="000E1DDD"/>
    <w:rsid w:val="000E4A7D"/>
    <w:rsid w:val="000E5B5F"/>
    <w:rsid w:val="000F061F"/>
    <w:rsid w:val="000F35BB"/>
    <w:rsid w:val="000F7C5A"/>
    <w:rsid w:val="0010764B"/>
    <w:rsid w:val="00111893"/>
    <w:rsid w:val="00116491"/>
    <w:rsid w:val="0012542D"/>
    <w:rsid w:val="00127C0C"/>
    <w:rsid w:val="001314B0"/>
    <w:rsid w:val="00133807"/>
    <w:rsid w:val="001420E4"/>
    <w:rsid w:val="00144EF6"/>
    <w:rsid w:val="00146936"/>
    <w:rsid w:val="00147ADF"/>
    <w:rsid w:val="001520A5"/>
    <w:rsid w:val="001612AC"/>
    <w:rsid w:val="001623C0"/>
    <w:rsid w:val="00171E5B"/>
    <w:rsid w:val="001726B6"/>
    <w:rsid w:val="001834C0"/>
    <w:rsid w:val="0018583C"/>
    <w:rsid w:val="00196E0F"/>
    <w:rsid w:val="001A14E6"/>
    <w:rsid w:val="001A172F"/>
    <w:rsid w:val="001B5125"/>
    <w:rsid w:val="001C2592"/>
    <w:rsid w:val="001D5479"/>
    <w:rsid w:val="001E3B4B"/>
    <w:rsid w:val="001E6B13"/>
    <w:rsid w:val="001F1689"/>
    <w:rsid w:val="00201820"/>
    <w:rsid w:val="002213E7"/>
    <w:rsid w:val="00240BEE"/>
    <w:rsid w:val="00245C0A"/>
    <w:rsid w:val="0024608A"/>
    <w:rsid w:val="00260D6C"/>
    <w:rsid w:val="00263268"/>
    <w:rsid w:val="00263DCF"/>
    <w:rsid w:val="00267596"/>
    <w:rsid w:val="00277571"/>
    <w:rsid w:val="002851E7"/>
    <w:rsid w:val="002976A5"/>
    <w:rsid w:val="002B78E8"/>
    <w:rsid w:val="002E21D0"/>
    <w:rsid w:val="002E699B"/>
    <w:rsid w:val="002F013E"/>
    <w:rsid w:val="002F61F6"/>
    <w:rsid w:val="003004FB"/>
    <w:rsid w:val="00321EC8"/>
    <w:rsid w:val="0032452D"/>
    <w:rsid w:val="00335D91"/>
    <w:rsid w:val="00344EE2"/>
    <w:rsid w:val="00347A3F"/>
    <w:rsid w:val="00355948"/>
    <w:rsid w:val="0036025F"/>
    <w:rsid w:val="00365052"/>
    <w:rsid w:val="00366969"/>
    <w:rsid w:val="00373C05"/>
    <w:rsid w:val="00380A07"/>
    <w:rsid w:val="003811FA"/>
    <w:rsid w:val="00384D9F"/>
    <w:rsid w:val="003A3E51"/>
    <w:rsid w:val="003A6D55"/>
    <w:rsid w:val="003A7912"/>
    <w:rsid w:val="003C2660"/>
    <w:rsid w:val="003C41A0"/>
    <w:rsid w:val="003C4DD6"/>
    <w:rsid w:val="003C6E38"/>
    <w:rsid w:val="003D76FF"/>
    <w:rsid w:val="003E0514"/>
    <w:rsid w:val="003E56CA"/>
    <w:rsid w:val="003F6122"/>
    <w:rsid w:val="003F7A0B"/>
    <w:rsid w:val="004014CB"/>
    <w:rsid w:val="004048FD"/>
    <w:rsid w:val="0040791F"/>
    <w:rsid w:val="004147DC"/>
    <w:rsid w:val="00431FDE"/>
    <w:rsid w:val="0043214E"/>
    <w:rsid w:val="00446603"/>
    <w:rsid w:val="00454256"/>
    <w:rsid w:val="00463E0E"/>
    <w:rsid w:val="004646FC"/>
    <w:rsid w:val="00476E1F"/>
    <w:rsid w:val="00481028"/>
    <w:rsid w:val="00484A87"/>
    <w:rsid w:val="0049244A"/>
    <w:rsid w:val="004A0379"/>
    <w:rsid w:val="004A09F1"/>
    <w:rsid w:val="004A5CD3"/>
    <w:rsid w:val="004B22FD"/>
    <w:rsid w:val="004B4F1B"/>
    <w:rsid w:val="004B749A"/>
    <w:rsid w:val="004C67BE"/>
    <w:rsid w:val="004C7E82"/>
    <w:rsid w:val="004D1006"/>
    <w:rsid w:val="004D137B"/>
    <w:rsid w:val="004D4722"/>
    <w:rsid w:val="004D523B"/>
    <w:rsid w:val="004E39A8"/>
    <w:rsid w:val="004E3AEF"/>
    <w:rsid w:val="004F0A60"/>
    <w:rsid w:val="004F1ABA"/>
    <w:rsid w:val="004F58F6"/>
    <w:rsid w:val="004F62BA"/>
    <w:rsid w:val="0050293C"/>
    <w:rsid w:val="005064C0"/>
    <w:rsid w:val="00506C45"/>
    <w:rsid w:val="00510E25"/>
    <w:rsid w:val="0051214B"/>
    <w:rsid w:val="005172D4"/>
    <w:rsid w:val="00520EF1"/>
    <w:rsid w:val="00522A92"/>
    <w:rsid w:val="0052610F"/>
    <w:rsid w:val="00536B34"/>
    <w:rsid w:val="00541E50"/>
    <w:rsid w:val="00542326"/>
    <w:rsid w:val="00543E70"/>
    <w:rsid w:val="00547FB7"/>
    <w:rsid w:val="005553E6"/>
    <w:rsid w:val="00560394"/>
    <w:rsid w:val="00571DC9"/>
    <w:rsid w:val="00577008"/>
    <w:rsid w:val="00582902"/>
    <w:rsid w:val="005869EC"/>
    <w:rsid w:val="00592EAE"/>
    <w:rsid w:val="00594981"/>
    <w:rsid w:val="00596816"/>
    <w:rsid w:val="005A255C"/>
    <w:rsid w:val="005A6194"/>
    <w:rsid w:val="005B5E77"/>
    <w:rsid w:val="005C3FA4"/>
    <w:rsid w:val="005D0EDF"/>
    <w:rsid w:val="005D46A0"/>
    <w:rsid w:val="005E43DD"/>
    <w:rsid w:val="005E5794"/>
    <w:rsid w:val="005F23CA"/>
    <w:rsid w:val="005F7B46"/>
    <w:rsid w:val="006074B7"/>
    <w:rsid w:val="006125B9"/>
    <w:rsid w:val="00631EF9"/>
    <w:rsid w:val="006362EB"/>
    <w:rsid w:val="00637C81"/>
    <w:rsid w:val="0065149A"/>
    <w:rsid w:val="00653509"/>
    <w:rsid w:val="0065438E"/>
    <w:rsid w:val="0065507F"/>
    <w:rsid w:val="00657513"/>
    <w:rsid w:val="0066294A"/>
    <w:rsid w:val="00662F81"/>
    <w:rsid w:val="00663D27"/>
    <w:rsid w:val="00670B26"/>
    <w:rsid w:val="00672080"/>
    <w:rsid w:val="00681652"/>
    <w:rsid w:val="006906FE"/>
    <w:rsid w:val="00690F92"/>
    <w:rsid w:val="00692528"/>
    <w:rsid w:val="006947CD"/>
    <w:rsid w:val="006A0F4A"/>
    <w:rsid w:val="006A1708"/>
    <w:rsid w:val="006A5451"/>
    <w:rsid w:val="006A7806"/>
    <w:rsid w:val="006B7BE4"/>
    <w:rsid w:val="006B7D03"/>
    <w:rsid w:val="006C198A"/>
    <w:rsid w:val="006C701F"/>
    <w:rsid w:val="006D3116"/>
    <w:rsid w:val="006D72A1"/>
    <w:rsid w:val="006E2656"/>
    <w:rsid w:val="006E4121"/>
    <w:rsid w:val="006E55D0"/>
    <w:rsid w:val="006E7975"/>
    <w:rsid w:val="00702E59"/>
    <w:rsid w:val="00705B74"/>
    <w:rsid w:val="00721D3B"/>
    <w:rsid w:val="00724430"/>
    <w:rsid w:val="00725CE7"/>
    <w:rsid w:val="007377FE"/>
    <w:rsid w:val="00744531"/>
    <w:rsid w:val="00744825"/>
    <w:rsid w:val="007531AE"/>
    <w:rsid w:val="00753F94"/>
    <w:rsid w:val="007555E1"/>
    <w:rsid w:val="007559D7"/>
    <w:rsid w:val="007764E5"/>
    <w:rsid w:val="00776B4A"/>
    <w:rsid w:val="00787DA6"/>
    <w:rsid w:val="00792EF3"/>
    <w:rsid w:val="007944F2"/>
    <w:rsid w:val="007954B4"/>
    <w:rsid w:val="007A2313"/>
    <w:rsid w:val="007A4BC6"/>
    <w:rsid w:val="007A6174"/>
    <w:rsid w:val="007B2C93"/>
    <w:rsid w:val="007C073C"/>
    <w:rsid w:val="007D3272"/>
    <w:rsid w:val="007D753E"/>
    <w:rsid w:val="007E1E2B"/>
    <w:rsid w:val="007E2EC6"/>
    <w:rsid w:val="00823EFF"/>
    <w:rsid w:val="00825A9C"/>
    <w:rsid w:val="00826E83"/>
    <w:rsid w:val="008337C6"/>
    <w:rsid w:val="00833B27"/>
    <w:rsid w:val="00853FB7"/>
    <w:rsid w:val="00863998"/>
    <w:rsid w:val="00876355"/>
    <w:rsid w:val="00882DF4"/>
    <w:rsid w:val="00894007"/>
    <w:rsid w:val="00896962"/>
    <w:rsid w:val="00896B88"/>
    <w:rsid w:val="00897829"/>
    <w:rsid w:val="008A177C"/>
    <w:rsid w:val="008C401A"/>
    <w:rsid w:val="008C44DC"/>
    <w:rsid w:val="008C4931"/>
    <w:rsid w:val="008C59A2"/>
    <w:rsid w:val="008E217F"/>
    <w:rsid w:val="008E4219"/>
    <w:rsid w:val="008E5581"/>
    <w:rsid w:val="008E6BBB"/>
    <w:rsid w:val="008F0F3E"/>
    <w:rsid w:val="008F1DE7"/>
    <w:rsid w:val="0090378E"/>
    <w:rsid w:val="00905DC4"/>
    <w:rsid w:val="00905E3A"/>
    <w:rsid w:val="009158E7"/>
    <w:rsid w:val="00925FE2"/>
    <w:rsid w:val="009337C7"/>
    <w:rsid w:val="00934218"/>
    <w:rsid w:val="00935108"/>
    <w:rsid w:val="009413FD"/>
    <w:rsid w:val="00942BD7"/>
    <w:rsid w:val="00950B61"/>
    <w:rsid w:val="00956346"/>
    <w:rsid w:val="00974D69"/>
    <w:rsid w:val="00975539"/>
    <w:rsid w:val="00976E1D"/>
    <w:rsid w:val="00996982"/>
    <w:rsid w:val="009A6F1B"/>
    <w:rsid w:val="009B480F"/>
    <w:rsid w:val="009C5E16"/>
    <w:rsid w:val="009C674E"/>
    <w:rsid w:val="009D6EFF"/>
    <w:rsid w:val="009E081F"/>
    <w:rsid w:val="009E6DE6"/>
    <w:rsid w:val="009E7817"/>
    <w:rsid w:val="009E78B6"/>
    <w:rsid w:val="009F5D08"/>
    <w:rsid w:val="009F721A"/>
    <w:rsid w:val="00A05A8F"/>
    <w:rsid w:val="00A238EF"/>
    <w:rsid w:val="00A243CC"/>
    <w:rsid w:val="00A25BC9"/>
    <w:rsid w:val="00A30A60"/>
    <w:rsid w:val="00A317AE"/>
    <w:rsid w:val="00A347EF"/>
    <w:rsid w:val="00A35A8F"/>
    <w:rsid w:val="00A35AE1"/>
    <w:rsid w:val="00A441EF"/>
    <w:rsid w:val="00A46608"/>
    <w:rsid w:val="00A5071C"/>
    <w:rsid w:val="00A70FAF"/>
    <w:rsid w:val="00A83F52"/>
    <w:rsid w:val="00A943CA"/>
    <w:rsid w:val="00A961AA"/>
    <w:rsid w:val="00AA62DA"/>
    <w:rsid w:val="00AB0B61"/>
    <w:rsid w:val="00AB0D04"/>
    <w:rsid w:val="00AB126E"/>
    <w:rsid w:val="00AB42E2"/>
    <w:rsid w:val="00AC09F9"/>
    <w:rsid w:val="00AC155E"/>
    <w:rsid w:val="00AC25E5"/>
    <w:rsid w:val="00AC5678"/>
    <w:rsid w:val="00AC78FD"/>
    <w:rsid w:val="00AD7383"/>
    <w:rsid w:val="00AE0C9D"/>
    <w:rsid w:val="00AE1600"/>
    <w:rsid w:val="00AF1251"/>
    <w:rsid w:val="00B025BC"/>
    <w:rsid w:val="00B03C6D"/>
    <w:rsid w:val="00B052DB"/>
    <w:rsid w:val="00B06A77"/>
    <w:rsid w:val="00B20CF1"/>
    <w:rsid w:val="00B226E0"/>
    <w:rsid w:val="00B26730"/>
    <w:rsid w:val="00B304E6"/>
    <w:rsid w:val="00B36384"/>
    <w:rsid w:val="00B37345"/>
    <w:rsid w:val="00B44D40"/>
    <w:rsid w:val="00B47BFD"/>
    <w:rsid w:val="00B50FC8"/>
    <w:rsid w:val="00B52BF8"/>
    <w:rsid w:val="00B619BB"/>
    <w:rsid w:val="00B62909"/>
    <w:rsid w:val="00B65609"/>
    <w:rsid w:val="00B73C1D"/>
    <w:rsid w:val="00B77E8E"/>
    <w:rsid w:val="00B95A9A"/>
    <w:rsid w:val="00BA0DCD"/>
    <w:rsid w:val="00BB7A92"/>
    <w:rsid w:val="00BC5BB3"/>
    <w:rsid w:val="00BC6257"/>
    <w:rsid w:val="00BD4613"/>
    <w:rsid w:val="00BD7366"/>
    <w:rsid w:val="00BD7EEC"/>
    <w:rsid w:val="00BF3AC8"/>
    <w:rsid w:val="00C01937"/>
    <w:rsid w:val="00C03CF9"/>
    <w:rsid w:val="00C03E2E"/>
    <w:rsid w:val="00C21C9F"/>
    <w:rsid w:val="00C35D57"/>
    <w:rsid w:val="00C40868"/>
    <w:rsid w:val="00C46E72"/>
    <w:rsid w:val="00C70496"/>
    <w:rsid w:val="00C71270"/>
    <w:rsid w:val="00C77887"/>
    <w:rsid w:val="00C80C95"/>
    <w:rsid w:val="00C81F49"/>
    <w:rsid w:val="00C8360A"/>
    <w:rsid w:val="00C8562F"/>
    <w:rsid w:val="00C90690"/>
    <w:rsid w:val="00C971C8"/>
    <w:rsid w:val="00CA1A06"/>
    <w:rsid w:val="00CA1DE6"/>
    <w:rsid w:val="00CA34FD"/>
    <w:rsid w:val="00CA7B13"/>
    <w:rsid w:val="00CB06AF"/>
    <w:rsid w:val="00CB6F75"/>
    <w:rsid w:val="00CB7F99"/>
    <w:rsid w:val="00CC709F"/>
    <w:rsid w:val="00CD0EE0"/>
    <w:rsid w:val="00CD6A00"/>
    <w:rsid w:val="00CE6A56"/>
    <w:rsid w:val="00CE6ADF"/>
    <w:rsid w:val="00CF6F36"/>
    <w:rsid w:val="00CF7ABF"/>
    <w:rsid w:val="00D0476B"/>
    <w:rsid w:val="00D0675B"/>
    <w:rsid w:val="00D078E3"/>
    <w:rsid w:val="00D123E7"/>
    <w:rsid w:val="00D146D1"/>
    <w:rsid w:val="00D152C9"/>
    <w:rsid w:val="00D23830"/>
    <w:rsid w:val="00D333D3"/>
    <w:rsid w:val="00D37C95"/>
    <w:rsid w:val="00D5117D"/>
    <w:rsid w:val="00D53B6C"/>
    <w:rsid w:val="00D53D5C"/>
    <w:rsid w:val="00D55093"/>
    <w:rsid w:val="00D6219F"/>
    <w:rsid w:val="00D6421A"/>
    <w:rsid w:val="00D73EAE"/>
    <w:rsid w:val="00D84C06"/>
    <w:rsid w:val="00D87344"/>
    <w:rsid w:val="00D94C95"/>
    <w:rsid w:val="00DA4709"/>
    <w:rsid w:val="00DA5019"/>
    <w:rsid w:val="00DA61DC"/>
    <w:rsid w:val="00DA7BD7"/>
    <w:rsid w:val="00DB200A"/>
    <w:rsid w:val="00DB58D9"/>
    <w:rsid w:val="00DD5BF7"/>
    <w:rsid w:val="00DE1381"/>
    <w:rsid w:val="00DE647E"/>
    <w:rsid w:val="00DF632D"/>
    <w:rsid w:val="00E03B57"/>
    <w:rsid w:val="00E05F5B"/>
    <w:rsid w:val="00E06EAE"/>
    <w:rsid w:val="00E11D88"/>
    <w:rsid w:val="00E164ED"/>
    <w:rsid w:val="00E2051D"/>
    <w:rsid w:val="00E51BD7"/>
    <w:rsid w:val="00E61C76"/>
    <w:rsid w:val="00E6714B"/>
    <w:rsid w:val="00E84D94"/>
    <w:rsid w:val="00E85435"/>
    <w:rsid w:val="00E87FBB"/>
    <w:rsid w:val="00E96798"/>
    <w:rsid w:val="00E97DC2"/>
    <w:rsid w:val="00EA6534"/>
    <w:rsid w:val="00EB4775"/>
    <w:rsid w:val="00EC5C49"/>
    <w:rsid w:val="00ED5EB1"/>
    <w:rsid w:val="00EE111A"/>
    <w:rsid w:val="00EE6D50"/>
    <w:rsid w:val="00EF1C54"/>
    <w:rsid w:val="00EF7B6A"/>
    <w:rsid w:val="00F150C7"/>
    <w:rsid w:val="00F17BBF"/>
    <w:rsid w:val="00F2442C"/>
    <w:rsid w:val="00F2449B"/>
    <w:rsid w:val="00F2787E"/>
    <w:rsid w:val="00F3278C"/>
    <w:rsid w:val="00F34B81"/>
    <w:rsid w:val="00F36AB5"/>
    <w:rsid w:val="00F40B96"/>
    <w:rsid w:val="00F42C07"/>
    <w:rsid w:val="00F45936"/>
    <w:rsid w:val="00F466AF"/>
    <w:rsid w:val="00F5359A"/>
    <w:rsid w:val="00F566BA"/>
    <w:rsid w:val="00F56E1D"/>
    <w:rsid w:val="00F57BB2"/>
    <w:rsid w:val="00F72397"/>
    <w:rsid w:val="00F80B49"/>
    <w:rsid w:val="00F812FF"/>
    <w:rsid w:val="00F86F71"/>
    <w:rsid w:val="00F91E9B"/>
    <w:rsid w:val="00F96B47"/>
    <w:rsid w:val="00FA0DF3"/>
    <w:rsid w:val="00FC6447"/>
    <w:rsid w:val="00FD06C7"/>
    <w:rsid w:val="00FD6AEB"/>
    <w:rsid w:val="00FE7B1F"/>
    <w:rsid w:val="00FF4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Heading1">
    <w:name w:val="heading 1"/>
    <w:basedOn w:val="Normal"/>
    <w:next w:val="Normal"/>
    <w:link w:val="Heading1Ch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Heading3">
    <w:name w:val="heading 3"/>
    <w:basedOn w:val="Normal"/>
    <w:next w:val="Normal"/>
    <w:link w:val="Heading3Ch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6E83"/>
    <w:rPr>
      <w:color w:val="0000FF"/>
      <w:u w:val="single"/>
    </w:rPr>
  </w:style>
  <w:style w:type="character" w:styleId="UnresolvedMention">
    <w:name w:val="Unresolved Mention"/>
    <w:basedOn w:val="DefaultParagraphFont"/>
    <w:uiPriority w:val="99"/>
    <w:semiHidden/>
    <w:unhideWhenUsed/>
    <w:rsid w:val="00826E83"/>
    <w:rPr>
      <w:color w:val="605E5C"/>
      <w:shd w:val="clear" w:color="auto" w:fill="E1DFDD"/>
    </w:rPr>
  </w:style>
  <w:style w:type="character" w:customStyle="1" w:styleId="Heading1Char">
    <w:name w:val="Heading 1 Char"/>
    <w:basedOn w:val="DefaultParagraphFont"/>
    <w:link w:val="Heading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OCHeading">
    <w:name w:val="TOC Heading"/>
    <w:basedOn w:val="Heading1"/>
    <w:next w:val="Normal"/>
    <w:uiPriority w:val="39"/>
    <w:unhideWhenUsed/>
    <w:qFormat/>
    <w:rsid w:val="002F61F6"/>
    <w:pPr>
      <w:spacing w:before="480" w:line="276" w:lineRule="auto"/>
      <w:outlineLvl w:val="9"/>
    </w:pPr>
    <w:rPr>
      <w:b w:val="0"/>
      <w:bCs/>
      <w:sz w:val="28"/>
      <w:szCs w:val="28"/>
      <w:lang w:val="es-ES"/>
    </w:rPr>
  </w:style>
  <w:style w:type="paragraph" w:styleId="TOC1">
    <w:name w:val="toc 1"/>
    <w:basedOn w:val="Normal"/>
    <w:next w:val="Normal"/>
    <w:autoRedefine/>
    <w:uiPriority w:val="39"/>
    <w:unhideWhenUsed/>
    <w:rsid w:val="00AC5678"/>
    <w:pPr>
      <w:spacing w:before="120"/>
    </w:pPr>
    <w:rPr>
      <w:rFonts w:cstheme="minorHAnsi"/>
      <w:b/>
      <w:bCs/>
      <w:i/>
      <w:iCs/>
    </w:rPr>
  </w:style>
  <w:style w:type="paragraph" w:styleId="TO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Heading3Char">
    <w:name w:val="Heading 3 Char"/>
    <w:basedOn w:val="DefaultParagraphFont"/>
    <w:link w:val="Heading3"/>
    <w:uiPriority w:val="9"/>
    <w:rsid w:val="009C674E"/>
    <w:rPr>
      <w:rFonts w:ascii="Times New Roman" w:eastAsiaTheme="majorEastAsia" w:hAnsi="Times New Roman" w:cstheme="majorBidi"/>
      <w:b/>
      <w:color w:val="000000" w:themeColor="text1"/>
      <w:sz w:val="32"/>
      <w:lang w:val="es-ES_tradnl" w:eastAsia="es-ES_tradnl"/>
    </w:rPr>
  </w:style>
  <w:style w:type="character" w:styleId="CommentReference">
    <w:name w:val="annotation reference"/>
    <w:basedOn w:val="DefaultParagraphFont"/>
    <w:uiPriority w:val="99"/>
    <w:semiHidden/>
    <w:unhideWhenUsed/>
    <w:rsid w:val="00CD6A00"/>
    <w:rPr>
      <w:sz w:val="16"/>
      <w:szCs w:val="16"/>
    </w:rPr>
  </w:style>
  <w:style w:type="paragraph" w:styleId="CommentText">
    <w:name w:val="annotation text"/>
    <w:basedOn w:val="Normal"/>
    <w:link w:val="CommentTextChar"/>
    <w:uiPriority w:val="99"/>
    <w:semiHidden/>
    <w:unhideWhenUsed/>
    <w:rsid w:val="00CD6A00"/>
    <w:rPr>
      <w:sz w:val="20"/>
      <w:szCs w:val="20"/>
    </w:rPr>
  </w:style>
  <w:style w:type="character" w:customStyle="1" w:styleId="CommentTextChar">
    <w:name w:val="Comment Text Char"/>
    <w:basedOn w:val="DefaultParagraphFont"/>
    <w:link w:val="CommentText"/>
    <w:uiPriority w:val="99"/>
    <w:semiHidden/>
    <w:rsid w:val="00CD6A00"/>
    <w:rPr>
      <w:rFonts w:ascii="Times New Roman" w:eastAsia="Times New Roman" w:hAnsi="Times New Roman" w:cs="Times New Roman"/>
      <w:sz w:val="20"/>
      <w:szCs w:val="20"/>
      <w:lang w:val="es-ES_tradnl" w:eastAsia="es-ES_tradnl"/>
    </w:rPr>
  </w:style>
  <w:style w:type="paragraph" w:styleId="CommentSubject">
    <w:name w:val="annotation subject"/>
    <w:basedOn w:val="CommentText"/>
    <w:next w:val="CommentText"/>
    <w:link w:val="CommentSubjectChar"/>
    <w:uiPriority w:val="99"/>
    <w:semiHidden/>
    <w:unhideWhenUsed/>
    <w:rsid w:val="00CD6A00"/>
    <w:rPr>
      <w:b/>
      <w:bCs/>
    </w:rPr>
  </w:style>
  <w:style w:type="character" w:customStyle="1" w:styleId="CommentSubjectChar">
    <w:name w:val="Comment Subject Char"/>
    <w:basedOn w:val="CommentTextChar"/>
    <w:link w:val="CommentSubject"/>
    <w:uiPriority w:val="99"/>
    <w:semiHidden/>
    <w:rsid w:val="00CD6A00"/>
    <w:rPr>
      <w:rFonts w:ascii="Times New Roman" w:eastAsia="Times New Roman" w:hAnsi="Times New Roman" w:cs="Times New Roman"/>
      <w:b/>
      <w:bCs/>
      <w:sz w:val="20"/>
      <w:szCs w:val="20"/>
      <w:lang w:val="es-ES_tradnl" w:eastAsia="es-ES_tradnl"/>
    </w:rPr>
  </w:style>
  <w:style w:type="paragraph" w:styleId="ListParagraph">
    <w:name w:val="List Paragraph"/>
    <w:basedOn w:val="Normal"/>
    <w:uiPriority w:val="34"/>
    <w:qFormat/>
    <w:rsid w:val="00DB58D9"/>
    <w:pPr>
      <w:ind w:left="720"/>
      <w:contextualSpacing/>
    </w:pPr>
  </w:style>
  <w:style w:type="character" w:customStyle="1" w:styleId="hgkelc">
    <w:name w:val="hgkelc"/>
    <w:rsid w:val="00776B4A"/>
  </w:style>
  <w:style w:type="paragraph" w:styleId="Footer">
    <w:name w:val="footer"/>
    <w:basedOn w:val="Normal"/>
    <w:link w:val="FooterChar"/>
    <w:uiPriority w:val="99"/>
    <w:unhideWhenUsed/>
    <w:rsid w:val="00582902"/>
    <w:pPr>
      <w:tabs>
        <w:tab w:val="center" w:pos="4252"/>
        <w:tab w:val="right" w:pos="8504"/>
      </w:tabs>
    </w:pPr>
  </w:style>
  <w:style w:type="character" w:customStyle="1" w:styleId="FooterChar">
    <w:name w:val="Footer Char"/>
    <w:basedOn w:val="DefaultParagraphFont"/>
    <w:link w:val="Footer"/>
    <w:uiPriority w:val="99"/>
    <w:rsid w:val="00582902"/>
    <w:rPr>
      <w:rFonts w:ascii="Times New Roman" w:eastAsia="Times New Roman" w:hAnsi="Times New Roman" w:cs="Times New Roman"/>
      <w:lang w:val="es-ES_tradnl" w:eastAsia="es-ES_tradnl"/>
    </w:rPr>
  </w:style>
  <w:style w:type="character" w:styleId="PageNumber">
    <w:name w:val="page number"/>
    <w:basedOn w:val="DefaultParagraphFont"/>
    <w:uiPriority w:val="99"/>
    <w:semiHidden/>
    <w:unhideWhenUsed/>
    <w:rsid w:val="00582902"/>
  </w:style>
  <w:style w:type="table" w:styleId="TableGrid">
    <w:name w:val="Table Grid"/>
    <w:basedOn w:val="Table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3">
    <w:name w:val="Grid Table 6 Colorful Accent 3"/>
    <w:basedOn w:val="Table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
    <w:name w:val="Grid Table 6 Colorful"/>
    <w:basedOn w:val="Table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DefaultParagraphFont"/>
    <w:link w:val="Bibliografa1"/>
    <w:rsid w:val="00A25BC9"/>
    <w:rPr>
      <w:rFonts w:ascii="Times New Roman" w:eastAsia="Times New Roman" w:hAnsi="Times New Roman" w:cs="Times New Roman"/>
      <w:lang w:val="en-US" w:eastAsia="es-ES_tradnl"/>
    </w:rPr>
  </w:style>
  <w:style w:type="paragraph" w:styleId="Header">
    <w:name w:val="header"/>
    <w:basedOn w:val="Normal"/>
    <w:link w:val="HeaderChar"/>
    <w:uiPriority w:val="99"/>
    <w:unhideWhenUsed/>
    <w:rsid w:val="00690F92"/>
    <w:pPr>
      <w:tabs>
        <w:tab w:val="center" w:pos="4252"/>
        <w:tab w:val="right" w:pos="8504"/>
      </w:tabs>
    </w:pPr>
  </w:style>
  <w:style w:type="character" w:customStyle="1" w:styleId="HeaderChar">
    <w:name w:val="Header Char"/>
    <w:basedOn w:val="DefaultParagraphFont"/>
    <w:link w:val="Header"/>
    <w:uiPriority w:val="99"/>
    <w:rsid w:val="00690F92"/>
    <w:rPr>
      <w:rFonts w:ascii="Times New Roman" w:eastAsia="Times New Roman" w:hAnsi="Times New Roman" w:cs="Times New Roman"/>
      <w:lang w:val="es-ES_tradnl" w:eastAsia="es-ES_tradnl"/>
    </w:rPr>
  </w:style>
  <w:style w:type="paragraph" w:styleId="Revision">
    <w:name w:val="Revision"/>
    <w:hidden/>
    <w:uiPriority w:val="99"/>
    <w:semiHidden/>
    <w:rsid w:val="00F2449B"/>
    <w:rPr>
      <w:rFonts w:ascii="Times New Roman" w:eastAsia="Times New Roman" w:hAnsi="Times New Roman"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33763</Words>
  <Characters>192454</Characters>
  <Application>Microsoft Office Word</Application>
  <DocSecurity>0</DocSecurity>
  <Lines>1603</Lines>
  <Paragraphs>451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Catarina Brancoi</cp:lastModifiedBy>
  <cp:revision>2</cp:revision>
  <dcterms:created xsi:type="dcterms:W3CDTF">2022-07-25T17:31:00Z</dcterms:created>
  <dcterms:modified xsi:type="dcterms:W3CDTF">2022-07-25T17:31:00Z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id="V4ZcalBh"/&gt;&lt;style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